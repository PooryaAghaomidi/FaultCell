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EC979" w14:textId="77777777" w:rsidR="00DE2EF4" w:rsidRDefault="00107168" w:rsidP="00DE2EF4">
      <w:pPr>
        <w:pStyle w:val="Header"/>
        <w:bidi/>
        <w:jc w:val="center"/>
        <w:rPr>
          <w:rFonts w:cs="B Yekan"/>
          <w:color w:val="008080"/>
          <w:sz w:val="20"/>
          <w:szCs w:val="20"/>
          <w:rtl/>
        </w:rPr>
      </w:pPr>
      <w:r w:rsidRPr="00455EAA">
        <w:rPr>
          <w:rFonts w:ascii="Calibri" w:eastAsia="Calibri" w:hAnsi="Calibri" w:cs="B Koodak"/>
          <w:noProof/>
          <w:color w:val="008080"/>
          <w:sz w:val="28"/>
          <w:szCs w:val="28"/>
          <w:lang w:bidi="ar-SA"/>
        </w:rPr>
        <w:drawing>
          <wp:anchor distT="0" distB="0" distL="114300" distR="114300" simplePos="0" relativeHeight="251659264" behindDoc="0" locked="0" layoutInCell="1" allowOverlap="1" wp14:anchorId="66B9EFCD" wp14:editId="06316757">
            <wp:simplePos x="0" y="0"/>
            <wp:positionH relativeFrom="column">
              <wp:posOffset>2479675</wp:posOffset>
            </wp:positionH>
            <wp:positionV relativeFrom="paragraph">
              <wp:posOffset>-470535</wp:posOffset>
            </wp:positionV>
            <wp:extent cx="678815" cy="59626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rcRect r="75269"/>
                    <a:stretch/>
                  </pic:blipFill>
                  <pic:spPr bwMode="auto">
                    <a:xfrm>
                      <a:off x="0" y="0"/>
                      <a:ext cx="678815" cy="59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B Yekan" w:hint="cs"/>
          <w:noProof/>
          <w:color w:val="008080"/>
          <w:sz w:val="20"/>
          <w:szCs w:val="20"/>
          <w:rtl/>
          <w:lang w:bidi="ar-SA"/>
        </w:rPr>
        <mc:AlternateContent>
          <mc:Choice Requires="wps">
            <w:drawing>
              <wp:anchor distT="0" distB="0" distL="114300" distR="114300" simplePos="0" relativeHeight="251685888" behindDoc="0" locked="0" layoutInCell="1" allowOverlap="1" wp14:anchorId="30561C3E" wp14:editId="728653BB">
                <wp:simplePos x="0" y="0"/>
                <wp:positionH relativeFrom="column">
                  <wp:posOffset>1671158</wp:posOffset>
                </wp:positionH>
                <wp:positionV relativeFrom="paragraph">
                  <wp:posOffset>125730</wp:posOffset>
                </wp:positionV>
                <wp:extent cx="2232025" cy="31877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2320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B4B31" w14:textId="77777777" w:rsidR="00107168" w:rsidRPr="00107168" w:rsidRDefault="00107168" w:rsidP="00107168">
                            <w:pPr>
                              <w:jc w:val="center"/>
                            </w:pPr>
                            <w:r w:rsidRPr="0080399D">
                              <w:rPr>
                                <w:rFonts w:cs="B Yekan" w:hint="cs"/>
                                <w:color w:val="008080"/>
                                <w:sz w:val="20"/>
                                <w:szCs w:val="20"/>
                                <w:rtl/>
                              </w:rPr>
                              <w:t>دانشگاه صنعتی همدان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31.6pt;margin-top:9.9pt;width:175.75pt;height:2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" filled="f" stroked="f" strokeweight=".5pt">
                <v:textbox>
                  <w:txbxContent>
                    <w:p w14:paraId="1BDB4B31" w14:textId="77777777" w:rsidR="00107168" w:rsidRPr="00107168" w:rsidRDefault="00107168" w:rsidP="00107168">
                      <w:pPr>
                        <w:jc w:val="center"/>
                      </w:pPr>
                      <w:r w:rsidRPr="0080399D">
                        <w:rPr>
                          <w:rFonts w:cs="B Yekan" w:hint="cs"/>
                          <w:color w:val="008080"/>
                          <w:sz w:val="20"/>
                          <w:szCs w:val="20"/>
                          <w:rtl/>
                        </w:rPr>
                        <w:t>دانشگاه صنعتی همدان</w:t>
                      </w:r>
                    </w:p>
                  </w:txbxContent>
                </v:textbox>
              </v:shape>
            </w:pict>
          </mc:Fallback>
        </mc:AlternateContent>
      </w:r>
      <w:r>
        <w:rPr>
          <w:rFonts w:cs="B Yekan" w:hint="cs"/>
          <w:noProof/>
          <w:color w:val="008080"/>
          <w:sz w:val="20"/>
          <w:szCs w:val="20"/>
          <w:rtl/>
          <w:lang w:bidi="ar-SA"/>
        </w:rPr>
        <mc:AlternateContent>
          <mc:Choice Requires="wps">
            <w:drawing>
              <wp:anchor distT="0" distB="0" distL="114300" distR="114300" simplePos="0" relativeHeight="251683840" behindDoc="0" locked="0" layoutInCell="1" allowOverlap="1" wp14:anchorId="26472BA4" wp14:editId="1361EC0D">
                <wp:simplePos x="0" y="0"/>
                <wp:positionH relativeFrom="column">
                  <wp:posOffset>2434590</wp:posOffset>
                </wp:positionH>
                <wp:positionV relativeFrom="paragraph">
                  <wp:posOffset>-768823</wp:posOffset>
                </wp:positionV>
                <wp:extent cx="821365" cy="318977"/>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821365" cy="318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545E1" w14:textId="77777777" w:rsidR="00107168" w:rsidRPr="00107168" w:rsidRDefault="00107168" w:rsidP="00107168">
                            <w:pPr>
                              <w:pStyle w:val="Header"/>
                              <w:bidi/>
                              <w:jc w:val="center"/>
                              <w:rPr>
                                <w:rFonts w:cs="B Yekan"/>
                                <w:color w:val="008080"/>
                                <w:sz w:val="20"/>
                                <w:szCs w:val="20"/>
                                <w:rtl/>
                              </w:rPr>
                            </w:pPr>
                            <w:r w:rsidRPr="00107168">
                              <w:rPr>
                                <w:rFonts w:cs="B Yekan" w:hint="cs"/>
                                <w:color w:val="008080"/>
                                <w:sz w:val="20"/>
                                <w:szCs w:val="20"/>
                                <w:rtl/>
                              </w:rPr>
                              <w:t>به نام خدا</w:t>
                            </w:r>
                          </w:p>
                          <w:p w14:paraId="76268ABF" w14:textId="77777777" w:rsidR="00107168" w:rsidRPr="00107168" w:rsidRDefault="001071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left:0;text-align:left;margin-left:191.7pt;margin-top:-60.55pt;width:64.65pt;height:25.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" fillcolor="white [3201]" stroked="f" strokeweight=".5pt">
                <v:textbox>
                  <w:txbxContent>
                    <w:p w14:paraId="271545E1" w14:textId="77777777" w:rsidR="00107168" w:rsidRPr="00107168" w:rsidRDefault="00107168" w:rsidP="00107168">
                      <w:pPr>
                        <w:pStyle w:val="Header"/>
                        <w:bidi/>
                        <w:jc w:val="center"/>
                        <w:rPr>
                          <w:rFonts w:cs="B Yekan"/>
                          <w:color w:val="008080"/>
                          <w:sz w:val="20"/>
                          <w:szCs w:val="20"/>
                          <w:rtl/>
                        </w:rPr>
                      </w:pPr>
                      <w:r w:rsidRPr="00107168">
                        <w:rPr>
                          <w:rFonts w:cs="B Yekan" w:hint="cs"/>
                          <w:color w:val="008080"/>
                          <w:sz w:val="20"/>
                          <w:szCs w:val="20"/>
                          <w:rtl/>
                        </w:rPr>
                        <w:t>به نام خدا</w:t>
                      </w:r>
                    </w:p>
                    <w:p w14:paraId="76268ABF" w14:textId="77777777" w:rsidR="00107168" w:rsidRPr="00107168" w:rsidRDefault="00107168"/>
                  </w:txbxContent>
                </v:textbox>
              </v:shape>
            </w:pict>
          </mc:Fallback>
        </mc:AlternateContent>
      </w:r>
      <w:r w:rsidR="00B20FA0">
        <w:rPr>
          <w:rFonts w:cs="B Yekan" w:hint="cs"/>
          <w:noProof/>
          <w:color w:val="008080"/>
          <w:sz w:val="20"/>
          <w:szCs w:val="20"/>
          <w:rtl/>
          <w:lang w:bidi="ar-SA"/>
        </w:rPr>
        <mc:AlternateContent>
          <mc:Choice Requires="wps">
            <w:drawing>
              <wp:anchor distT="0" distB="0" distL="114300" distR="114300" simplePos="0" relativeHeight="251682816" behindDoc="0" locked="0" layoutInCell="1" allowOverlap="1" wp14:anchorId="2EA96E6A" wp14:editId="34FD9B1F">
                <wp:simplePos x="0" y="0"/>
                <wp:positionH relativeFrom="column">
                  <wp:posOffset>-676275</wp:posOffset>
                </wp:positionH>
                <wp:positionV relativeFrom="paragraph">
                  <wp:posOffset>-238125</wp:posOffset>
                </wp:positionV>
                <wp:extent cx="514350" cy="24098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14350"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5EDD8" w14:textId="77777777" w:rsidR="00B20FA0" w:rsidRPr="00B20FA0" w:rsidRDefault="00B20FA0" w:rsidP="00B20FA0">
                            <w:pPr>
                              <w:bidi/>
                              <w:rPr>
                                <w:rFonts w:cs="B Yekan"/>
                                <w:sz w:val="16"/>
                                <w:szCs w:val="16"/>
                                <w:rtl/>
                              </w:rPr>
                            </w:pPr>
                            <w:r w:rsidRPr="00B20FA0">
                              <w:rPr>
                                <w:rFonts w:cs="B Yekan" w:hint="cs"/>
                                <w:sz w:val="16"/>
                                <w:szCs w:val="16"/>
                                <w:rtl/>
                              </w:rPr>
                              <w:t>دانشگاه صنعتی همدان کلیه حقوق معنوی این فرم را برای خود محفوظ می‌داند و هرگونه کپی‌برداری از آن غیر مجاز است.</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53.25pt;margin-top:-18.75pt;width:40.5pt;height:18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" fillcolor="white [3201]" strokeweight=".5pt">
                <v:textbox style="layout-flow:vertical;mso-layout-flow-alt:bottom-to-top">
                  <w:txbxContent>
                    <w:p w14:paraId="5525EDD8" w14:textId="77777777" w:rsidR="00B20FA0" w:rsidRPr="00B20FA0" w:rsidRDefault="00B20FA0" w:rsidP="00B20FA0">
                      <w:pPr>
                        <w:bidi/>
                        <w:rPr>
                          <w:rFonts w:cs="B Yekan"/>
                          <w:sz w:val="16"/>
                          <w:szCs w:val="16"/>
                          <w:rtl/>
                        </w:rPr>
                      </w:pPr>
                      <w:r w:rsidRPr="00B20FA0">
                        <w:rPr>
                          <w:rFonts w:cs="B Yekan" w:hint="cs"/>
                          <w:sz w:val="16"/>
                          <w:szCs w:val="16"/>
                          <w:rtl/>
                        </w:rPr>
                        <w:t>دانشگاه صنعتی همدان کلیه حقوق معنوی این فرم را برای خود محفوظ می‌داند و هرگونه کپی‌برداری از آن غیر مجاز است.</w:t>
                      </w:r>
                    </w:p>
                  </w:txbxContent>
                </v:textbox>
              </v:shape>
            </w:pict>
          </mc:Fallback>
        </mc:AlternateContent>
      </w:r>
    </w:p>
    <w:p w14:paraId="68F413D3" w14:textId="77777777" w:rsidR="00DE2EF4" w:rsidRDefault="00DE2EF4" w:rsidP="00DE2EF4">
      <w:pPr>
        <w:pStyle w:val="Header"/>
        <w:bidi/>
        <w:jc w:val="center"/>
        <w:rPr>
          <w:rFonts w:cs="B Yekan"/>
          <w:color w:val="008080"/>
          <w:sz w:val="20"/>
          <w:szCs w:val="20"/>
          <w:rtl/>
        </w:rPr>
      </w:pPr>
    </w:p>
    <w:p w14:paraId="76A982EE" w14:textId="77777777" w:rsidR="00DE2EF4" w:rsidRDefault="00DE2EF4" w:rsidP="00DE2EF4">
      <w:pPr>
        <w:pStyle w:val="Header"/>
        <w:bidi/>
        <w:jc w:val="center"/>
        <w:rPr>
          <w:rFonts w:cs="B Yekan"/>
          <w:color w:val="008080"/>
          <w:sz w:val="20"/>
          <w:szCs w:val="20"/>
          <w:rtl/>
        </w:rPr>
      </w:pPr>
    </w:p>
    <w:p w14:paraId="6010D946" w14:textId="77777777" w:rsidR="00DE2EF4" w:rsidRPr="0080399D" w:rsidRDefault="00DE2EF4" w:rsidP="00DE2EF4">
      <w:pPr>
        <w:jc w:val="center"/>
        <w:rPr>
          <w:rFonts w:cs="B Yekan"/>
          <w:sz w:val="24"/>
        </w:rPr>
      </w:pPr>
      <w:r w:rsidRPr="0080399D">
        <w:rPr>
          <w:rFonts w:cs="B Yekan"/>
          <w:color w:val="008080"/>
          <w:sz w:val="28"/>
          <w:szCs w:val="28"/>
          <w:rtl/>
        </w:rPr>
        <w:t>فرم پ</w:t>
      </w:r>
      <w:r w:rsidRPr="0080399D">
        <w:rPr>
          <w:rFonts w:cs="B Yekan" w:hint="cs"/>
          <w:color w:val="008080"/>
          <w:sz w:val="28"/>
          <w:szCs w:val="28"/>
          <w:rtl/>
        </w:rPr>
        <w:t>ی</w:t>
      </w:r>
      <w:r w:rsidRPr="0080399D">
        <w:rPr>
          <w:rFonts w:cs="B Yekan" w:hint="eastAsia"/>
          <w:color w:val="008080"/>
          <w:sz w:val="28"/>
          <w:szCs w:val="28"/>
          <w:rtl/>
        </w:rPr>
        <w:t>شنهاد</w:t>
      </w:r>
      <w:r w:rsidRPr="0080399D">
        <w:rPr>
          <w:rFonts w:cs="B Yekan"/>
          <w:color w:val="008080"/>
          <w:sz w:val="28"/>
          <w:szCs w:val="28"/>
          <w:rtl/>
        </w:rPr>
        <w:t xml:space="preserve"> موضوع پايان‌نامه‌ کارشناس</w:t>
      </w:r>
      <w:r w:rsidRPr="0080399D">
        <w:rPr>
          <w:rFonts w:cs="B Yekan" w:hint="cs"/>
          <w:color w:val="008080"/>
          <w:sz w:val="28"/>
          <w:szCs w:val="28"/>
          <w:rtl/>
        </w:rPr>
        <w:t>ی</w:t>
      </w:r>
      <w:r w:rsidRPr="0080399D">
        <w:rPr>
          <w:rFonts w:cs="B Yekan"/>
          <w:color w:val="008080"/>
          <w:sz w:val="28"/>
          <w:szCs w:val="28"/>
          <w:rtl/>
        </w:rPr>
        <w:t xml:space="preserve"> ارشد</w:t>
      </w:r>
    </w:p>
    <w:p w14:paraId="016C332B" w14:textId="77777777" w:rsidR="00DE2EF4" w:rsidRPr="00DE2EF4" w:rsidRDefault="00DE2EF4" w:rsidP="00DE2EF4">
      <w:pPr>
        <w:pStyle w:val="Header"/>
        <w:bidi/>
        <w:jc w:val="center"/>
        <w:rPr>
          <w:rFonts w:cs="B Yekan"/>
          <w:color w:val="008080"/>
          <w:sz w:val="20"/>
          <w:szCs w:val="20"/>
        </w:rPr>
      </w:pPr>
    </w:p>
    <w:p w14:paraId="2EF398D7" w14:textId="77777777" w:rsidR="0080399D" w:rsidRDefault="0080399D" w:rsidP="0080399D">
      <w:pPr>
        <w:jc w:val="right"/>
        <w:rPr>
          <w:rFonts w:cs="B Yekan"/>
          <w:color w:val="008080"/>
          <w:sz w:val="24"/>
        </w:rPr>
      </w:pPr>
      <w:r w:rsidRPr="0080399D">
        <w:rPr>
          <w:rFonts w:cs="B Yekan" w:hint="cs"/>
          <w:color w:val="008080"/>
          <w:sz w:val="24"/>
          <w:rtl/>
        </w:rPr>
        <w:t>1- مشخصات دانشجو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835"/>
        <w:gridCol w:w="3544"/>
      </w:tblGrid>
      <w:tr w:rsidR="00865079" w14:paraId="5EE0B68E" w14:textId="77777777" w:rsidTr="00865079">
        <w:tc>
          <w:tcPr>
            <w:tcW w:w="2660" w:type="dxa"/>
          </w:tcPr>
          <w:p w14:paraId="523B4DFE" w14:textId="77777777" w:rsidR="00865079" w:rsidRDefault="00865079" w:rsidP="00865079">
            <w:pPr>
              <w:bidi/>
              <w:rPr>
                <w:rFonts w:cs="B Yekan"/>
                <w:color w:val="008080"/>
                <w:sz w:val="24"/>
              </w:rPr>
            </w:pPr>
            <w:r w:rsidRPr="00CA1929">
              <w:rPr>
                <w:rFonts w:cs="B Yekan" w:hint="cs"/>
                <w:sz w:val="20"/>
                <w:szCs w:val="20"/>
                <w:rtl/>
              </w:rPr>
              <w:t>رشته تحصیلی</w:t>
            </w:r>
            <w:r>
              <w:rPr>
                <w:rFonts w:cs="B Yekan" w:hint="cs"/>
                <w:sz w:val="20"/>
                <w:szCs w:val="20"/>
                <w:rtl/>
              </w:rPr>
              <w:t xml:space="preserve">: </w:t>
            </w:r>
          </w:p>
        </w:tc>
        <w:tc>
          <w:tcPr>
            <w:tcW w:w="2835" w:type="dxa"/>
          </w:tcPr>
          <w:p w14:paraId="482BDF1B" w14:textId="77777777" w:rsidR="00865079" w:rsidRDefault="00865079" w:rsidP="00865079">
            <w:pPr>
              <w:bidi/>
              <w:rPr>
                <w:rFonts w:cs="B Yekan"/>
                <w:color w:val="008080"/>
                <w:sz w:val="24"/>
              </w:rPr>
            </w:pPr>
            <w:r w:rsidRPr="00CA1929">
              <w:rPr>
                <w:rFonts w:cs="B Yekan" w:hint="cs"/>
                <w:sz w:val="20"/>
                <w:szCs w:val="20"/>
                <w:rtl/>
              </w:rPr>
              <w:t>شماره دانشجویی</w:t>
            </w:r>
            <w:r>
              <w:rPr>
                <w:rFonts w:cs="B Yekan" w:hint="cs"/>
                <w:sz w:val="20"/>
                <w:szCs w:val="20"/>
                <w:rtl/>
              </w:rPr>
              <w:t xml:space="preserve">: </w:t>
            </w:r>
          </w:p>
        </w:tc>
        <w:tc>
          <w:tcPr>
            <w:tcW w:w="3544" w:type="dxa"/>
          </w:tcPr>
          <w:p w14:paraId="561AD816" w14:textId="77777777" w:rsidR="00865079" w:rsidRDefault="00865079" w:rsidP="00865079">
            <w:pPr>
              <w:bidi/>
              <w:rPr>
                <w:rFonts w:cs="B Yekan"/>
                <w:color w:val="008080"/>
                <w:sz w:val="24"/>
              </w:rPr>
            </w:pPr>
            <w:r w:rsidRPr="00CA1929">
              <w:rPr>
                <w:rFonts w:cs="B Yekan" w:hint="cs"/>
                <w:sz w:val="20"/>
                <w:szCs w:val="20"/>
                <w:rtl/>
              </w:rPr>
              <w:t>نام و نام خانوادگی</w:t>
            </w:r>
            <w:r>
              <w:rPr>
                <w:rFonts w:cs="B Yekan" w:hint="cs"/>
                <w:sz w:val="20"/>
                <w:szCs w:val="20"/>
                <w:rtl/>
              </w:rPr>
              <w:t xml:space="preserve">: </w:t>
            </w:r>
          </w:p>
        </w:tc>
      </w:tr>
      <w:tr w:rsidR="00865079" w14:paraId="1DAE5C3C" w14:textId="77777777" w:rsidTr="00865079">
        <w:tc>
          <w:tcPr>
            <w:tcW w:w="2660" w:type="dxa"/>
          </w:tcPr>
          <w:p w14:paraId="6DC85B5F" w14:textId="77777777" w:rsidR="00865079" w:rsidRDefault="00865079" w:rsidP="00865079">
            <w:pPr>
              <w:bidi/>
              <w:rPr>
                <w:rFonts w:cs="B Yekan"/>
                <w:color w:val="008080"/>
                <w:sz w:val="24"/>
              </w:rPr>
            </w:pPr>
            <w:r w:rsidRPr="00CA1929">
              <w:rPr>
                <w:rFonts w:cs="B Yekan" w:hint="cs"/>
                <w:sz w:val="20"/>
                <w:szCs w:val="20"/>
                <w:rtl/>
              </w:rPr>
              <w:t>گرایش</w:t>
            </w:r>
            <w:r>
              <w:rPr>
                <w:rFonts w:cs="B Yekan" w:hint="cs"/>
                <w:sz w:val="20"/>
                <w:szCs w:val="20"/>
                <w:rtl/>
              </w:rPr>
              <w:t>:</w:t>
            </w:r>
          </w:p>
        </w:tc>
        <w:tc>
          <w:tcPr>
            <w:tcW w:w="2835" w:type="dxa"/>
          </w:tcPr>
          <w:p w14:paraId="3A663A08" w14:textId="77777777" w:rsidR="00865079" w:rsidRDefault="00865079" w:rsidP="00865079">
            <w:pPr>
              <w:bidi/>
              <w:rPr>
                <w:rFonts w:cs="B Yekan"/>
                <w:color w:val="008080"/>
                <w:sz w:val="24"/>
              </w:rPr>
            </w:pPr>
            <w:r w:rsidRPr="00CA1929">
              <w:rPr>
                <w:rFonts w:cs="B Yekan" w:hint="cs"/>
                <w:sz w:val="20"/>
                <w:szCs w:val="20"/>
                <w:rtl/>
              </w:rPr>
              <w:t>سال و نیمسال ورود:</w:t>
            </w:r>
          </w:p>
        </w:tc>
        <w:tc>
          <w:tcPr>
            <w:tcW w:w="3544" w:type="dxa"/>
          </w:tcPr>
          <w:p w14:paraId="7ECD1BBF" w14:textId="77777777" w:rsidR="00865079" w:rsidRDefault="00865079" w:rsidP="00865079">
            <w:pPr>
              <w:bidi/>
              <w:rPr>
                <w:rFonts w:cs="B Yekan"/>
                <w:color w:val="008080"/>
                <w:sz w:val="24"/>
              </w:rPr>
            </w:pPr>
            <w:r w:rsidRPr="00CA1929">
              <w:rPr>
                <w:rFonts w:cs="B Yekan" w:hint="cs"/>
                <w:sz w:val="20"/>
                <w:szCs w:val="20"/>
                <w:rtl/>
              </w:rPr>
              <w:t>کد ملی:</w:t>
            </w:r>
          </w:p>
        </w:tc>
      </w:tr>
      <w:tr w:rsidR="00865079" w14:paraId="1FF46EA8" w14:textId="77777777" w:rsidTr="00865079">
        <w:tc>
          <w:tcPr>
            <w:tcW w:w="2660" w:type="dxa"/>
          </w:tcPr>
          <w:p w14:paraId="4515285D" w14:textId="77777777" w:rsidR="00865079" w:rsidRDefault="00865079" w:rsidP="00865079">
            <w:pPr>
              <w:bidi/>
              <w:rPr>
                <w:rFonts w:cs="B Yekan"/>
                <w:color w:val="008080"/>
                <w:sz w:val="24"/>
              </w:rPr>
            </w:pPr>
            <w:r w:rsidRPr="00CA1929">
              <w:rPr>
                <w:rFonts w:cs="B Yekan" w:hint="cs"/>
                <w:sz w:val="20"/>
                <w:szCs w:val="20"/>
                <w:rtl/>
              </w:rPr>
              <w:t>معدل کارشناسی</w:t>
            </w:r>
            <w:r>
              <w:rPr>
                <w:rFonts w:cs="B Yekan" w:hint="cs"/>
                <w:sz w:val="20"/>
                <w:szCs w:val="20"/>
                <w:rtl/>
              </w:rPr>
              <w:t>:</w:t>
            </w:r>
          </w:p>
        </w:tc>
        <w:tc>
          <w:tcPr>
            <w:tcW w:w="6379" w:type="dxa"/>
            <w:gridSpan w:val="2"/>
          </w:tcPr>
          <w:p w14:paraId="57BA44F6" w14:textId="77777777" w:rsidR="00865079" w:rsidRDefault="00865079" w:rsidP="00865079">
            <w:pPr>
              <w:bidi/>
              <w:rPr>
                <w:rFonts w:cs="B Yekan"/>
                <w:color w:val="008080"/>
                <w:sz w:val="24"/>
              </w:rPr>
            </w:pPr>
            <w:r w:rsidRPr="00CA1929">
              <w:rPr>
                <w:rFonts w:cs="B Yekan" w:hint="cs"/>
                <w:sz w:val="20"/>
                <w:szCs w:val="20"/>
                <w:rtl/>
              </w:rPr>
              <w:t>دانشگاه محل اخذ مدرک کارشناسی</w:t>
            </w:r>
            <w:r>
              <w:rPr>
                <w:rFonts w:cs="B Yekan" w:hint="cs"/>
                <w:sz w:val="20"/>
                <w:szCs w:val="20"/>
                <w:rtl/>
              </w:rPr>
              <w:t>:</w:t>
            </w:r>
          </w:p>
        </w:tc>
      </w:tr>
      <w:tr w:rsidR="00865079" w14:paraId="5A1A2509" w14:textId="77777777" w:rsidTr="00865079">
        <w:tc>
          <w:tcPr>
            <w:tcW w:w="5495" w:type="dxa"/>
            <w:gridSpan w:val="2"/>
          </w:tcPr>
          <w:p w14:paraId="7F45DBF9" w14:textId="77777777" w:rsidR="00865079" w:rsidRPr="00CA1929" w:rsidRDefault="00865079" w:rsidP="00865079">
            <w:pPr>
              <w:bidi/>
              <w:rPr>
                <w:rFonts w:cs="B Yekan"/>
                <w:sz w:val="20"/>
                <w:szCs w:val="20"/>
                <w:rtl/>
              </w:rPr>
            </w:pPr>
            <w:r>
              <w:rPr>
                <w:rFonts w:cs="B Yekan" w:hint="cs"/>
                <w:sz w:val="20"/>
                <w:szCs w:val="20"/>
                <w:rtl/>
              </w:rPr>
              <w:t>شماره همراه:</w:t>
            </w:r>
          </w:p>
        </w:tc>
        <w:tc>
          <w:tcPr>
            <w:tcW w:w="3544" w:type="dxa"/>
          </w:tcPr>
          <w:p w14:paraId="3614E175" w14:textId="77777777" w:rsidR="00865079" w:rsidRPr="00CA1929" w:rsidRDefault="00865079" w:rsidP="00865079">
            <w:pPr>
              <w:bidi/>
              <w:rPr>
                <w:rFonts w:cs="B Yekan"/>
                <w:sz w:val="20"/>
                <w:szCs w:val="20"/>
                <w:rtl/>
              </w:rPr>
            </w:pPr>
            <w:r w:rsidRPr="00CA1929">
              <w:rPr>
                <w:rFonts w:cs="B Yekan" w:hint="cs"/>
                <w:sz w:val="20"/>
                <w:szCs w:val="20"/>
                <w:rtl/>
              </w:rPr>
              <w:t>معدل مقطع کارشناسی ارشد تا کنون</w:t>
            </w:r>
            <w:r>
              <w:rPr>
                <w:rFonts w:cs="B Yekan" w:hint="cs"/>
                <w:sz w:val="20"/>
                <w:szCs w:val="20"/>
                <w:rtl/>
              </w:rPr>
              <w:t>:</w:t>
            </w:r>
          </w:p>
        </w:tc>
      </w:tr>
    </w:tbl>
    <w:p w14:paraId="380BBAD0" w14:textId="77777777" w:rsidR="00CA1929" w:rsidRPr="0080399D" w:rsidRDefault="00CA1929" w:rsidP="0080399D">
      <w:pPr>
        <w:jc w:val="right"/>
        <w:rPr>
          <w:rFonts w:cs="B Yekan"/>
          <w:color w:val="008080"/>
          <w:sz w:val="24"/>
        </w:rPr>
      </w:pPr>
      <w:r>
        <w:rPr>
          <w:rFonts w:cs="B Yekan"/>
          <w:noProof/>
          <w:color w:val="008080"/>
          <w:sz w:val="24"/>
          <w:lang w:bidi="ar-SA"/>
        </w:rPr>
        <mc:AlternateContent>
          <mc:Choice Requires="wps">
            <w:drawing>
              <wp:inline distT="0" distB="0" distL="0" distR="0" wp14:anchorId="0034BA19" wp14:editId="01D40FA7">
                <wp:extent cx="5267325" cy="0"/>
                <wp:effectExtent l="0" t="0" r="9525" b="19050"/>
                <wp:docPr id="5" name="Straight Connector 5"/>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D942FF0" id="Straight Connector 5"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50A90A9" w14:textId="77777777" w:rsidR="00CA1929" w:rsidRDefault="003A5663" w:rsidP="003A5663">
      <w:pPr>
        <w:jc w:val="right"/>
        <w:rPr>
          <w:rFonts w:cs="B Yekan"/>
          <w:color w:val="008080"/>
          <w:sz w:val="24"/>
          <w:rtl/>
        </w:rPr>
      </w:pPr>
      <w:commentRangeStart w:id="0"/>
      <w:r>
        <w:rPr>
          <w:rFonts w:cs="B Yekan" w:hint="cs"/>
          <w:color w:val="008080"/>
          <w:sz w:val="24"/>
          <w:rtl/>
        </w:rPr>
        <w:t>2</w:t>
      </w:r>
      <w:r w:rsidR="00CA1929" w:rsidRPr="0080399D">
        <w:rPr>
          <w:rFonts w:cs="B Yekan" w:hint="cs"/>
          <w:color w:val="008080"/>
          <w:sz w:val="24"/>
          <w:rtl/>
        </w:rPr>
        <w:t xml:space="preserve">- </w:t>
      </w:r>
      <w:r>
        <w:rPr>
          <w:rFonts w:cs="B Yekan" w:hint="cs"/>
          <w:color w:val="008080"/>
          <w:sz w:val="24"/>
          <w:rtl/>
        </w:rPr>
        <w:t xml:space="preserve">عنوان </w:t>
      </w:r>
      <w:r w:rsidR="004635E7">
        <w:rPr>
          <w:rFonts w:cs="B Yekan" w:hint="cs"/>
          <w:color w:val="008080"/>
          <w:sz w:val="24"/>
          <w:rtl/>
        </w:rPr>
        <w:t xml:space="preserve">و نوع </w:t>
      </w:r>
      <w:r>
        <w:rPr>
          <w:rFonts w:cs="B Yekan" w:hint="cs"/>
          <w:color w:val="008080"/>
          <w:sz w:val="24"/>
          <w:rtl/>
        </w:rPr>
        <w:t>پایان‌نامه</w:t>
      </w:r>
      <w:r w:rsidR="00CA1929" w:rsidRPr="0080399D">
        <w:rPr>
          <w:rFonts w:cs="B Yekan" w:hint="cs"/>
          <w:color w:val="008080"/>
          <w:sz w:val="24"/>
          <w:rtl/>
        </w:rPr>
        <w:t xml:space="preserve"> </w:t>
      </w:r>
      <w:commentRangeEnd w:id="0"/>
      <w:r w:rsidR="001D6997">
        <w:rPr>
          <w:rStyle w:val="CommentReference"/>
          <w:rtl/>
        </w:rPr>
        <w:commentReference w:id="0"/>
      </w:r>
    </w:p>
    <w:p w14:paraId="715C67BA" w14:textId="60E84EFC" w:rsidR="003A5663" w:rsidRDefault="003A5663" w:rsidP="00C56078">
      <w:pPr>
        <w:bidi/>
        <w:spacing w:line="240" w:lineRule="auto"/>
        <w:jc w:val="both"/>
        <w:rPr>
          <w:rFonts w:cs="B Yekan"/>
          <w:sz w:val="20"/>
          <w:szCs w:val="20"/>
          <w:rtl/>
        </w:rPr>
      </w:pPr>
      <w:r w:rsidRPr="003A5663">
        <w:rPr>
          <w:rFonts w:cs="B Yekan" w:hint="cs"/>
          <w:sz w:val="20"/>
          <w:szCs w:val="20"/>
          <w:rtl/>
        </w:rPr>
        <w:t>عنوان پایان</w:t>
      </w:r>
      <w:r>
        <w:rPr>
          <w:rFonts w:cs="B Yekan" w:hint="eastAsia"/>
          <w:sz w:val="20"/>
          <w:szCs w:val="20"/>
          <w:rtl/>
        </w:rPr>
        <w:t>‌</w:t>
      </w:r>
      <w:r w:rsidRPr="003A5663">
        <w:rPr>
          <w:rFonts w:cs="B Yekan" w:hint="cs"/>
          <w:sz w:val="20"/>
          <w:szCs w:val="20"/>
          <w:rtl/>
        </w:rPr>
        <w:t>نامه به فارسی:</w:t>
      </w:r>
      <w:r>
        <w:rPr>
          <w:rFonts w:cs="B Yekan" w:hint="cs"/>
          <w:sz w:val="20"/>
          <w:szCs w:val="20"/>
          <w:rtl/>
        </w:rPr>
        <w:t xml:space="preserve"> </w:t>
      </w:r>
      <w:ins w:id="1" w:author="MRT Pack 20 DVDs" w:date="2024-09-23T16:50:00Z">
        <w:r w:rsidR="00565B6E" w:rsidRPr="00565B6E">
          <w:rPr>
            <w:rFonts w:cs="B Yekan" w:hint="cs"/>
            <w:sz w:val="20"/>
            <w:szCs w:val="20"/>
            <w:rtl/>
          </w:rPr>
          <w:t xml:space="preserve">تشخیص خطا در آرایه‌های </w:t>
        </w:r>
      </w:ins>
      <w:ins w:id="2" w:author="MRT Pack 20 DVDs" w:date="2024-09-23T16:51:00Z">
        <w:r w:rsidR="00565B6E">
          <w:rPr>
            <w:rFonts w:cs="B Yekan" w:hint="cs"/>
            <w:sz w:val="20"/>
            <w:szCs w:val="20"/>
            <w:rtl/>
          </w:rPr>
          <w:t>ف</w:t>
        </w:r>
      </w:ins>
      <w:ins w:id="3" w:author="MRT Pack 20 DVDs" w:date="2024-09-23T16:50:00Z">
        <w:r w:rsidR="00565B6E" w:rsidRPr="00565B6E">
          <w:rPr>
            <w:rFonts w:cs="B Yekan" w:hint="cs"/>
            <w:sz w:val="20"/>
            <w:szCs w:val="20"/>
            <w:rtl/>
          </w:rPr>
          <w:t>توولتاییک د</w:t>
        </w:r>
      </w:ins>
      <w:ins w:id="4" w:author="MRT Pack 20 DVDs" w:date="2024-09-23T16:52:00Z">
        <w:r w:rsidR="005B4CD1">
          <w:rPr>
            <w:rFonts w:cs="B Yekan" w:hint="cs"/>
            <w:sz w:val="20"/>
            <w:szCs w:val="20"/>
            <w:rtl/>
          </w:rPr>
          <w:t>ارای</w:t>
        </w:r>
      </w:ins>
      <w:ins w:id="5" w:author="MRT Pack 20 DVDs" w:date="2024-09-23T16:50:00Z">
        <w:r w:rsidR="00565B6E" w:rsidRPr="00565B6E">
          <w:rPr>
            <w:rFonts w:cs="B Yekan" w:hint="cs"/>
            <w:sz w:val="20"/>
            <w:szCs w:val="20"/>
            <w:rtl/>
          </w:rPr>
          <w:t xml:space="preserve"> </w:t>
        </w:r>
        <w:r w:rsidR="00565B6E" w:rsidRPr="00565B6E">
          <w:rPr>
            <w:rStyle w:val="rynqvb"/>
            <w:rFonts w:cs="B Yekan" w:hint="cs"/>
            <w:sz w:val="20"/>
            <w:szCs w:val="20"/>
            <w:rtl/>
          </w:rPr>
          <w:t>تکنیک‌های ردیاب نقطه حداکثر توان</w:t>
        </w:r>
      </w:ins>
      <w:ins w:id="6" w:author="MRT Pack 20 DVDs" w:date="2024-09-23T16:54:00Z">
        <w:r w:rsidR="00C56078">
          <w:rPr>
            <w:rStyle w:val="rynqvb"/>
            <w:rFonts w:cs="B Yekan" w:hint="cs"/>
            <w:sz w:val="20"/>
            <w:szCs w:val="20"/>
            <w:rtl/>
            <w:lang w:bidi="ku-Arab-IQ"/>
          </w:rPr>
          <w:t>،</w:t>
        </w:r>
      </w:ins>
      <w:ins w:id="7" w:author="MRT Pack 20 DVDs" w:date="2024-09-23T16:51:00Z">
        <w:r w:rsidR="00565B6E" w:rsidRPr="00565B6E">
          <w:rPr>
            <w:rFonts w:cs="B Yekan" w:hint="cs"/>
            <w:sz w:val="20"/>
            <w:szCs w:val="20"/>
            <w:rtl/>
          </w:rPr>
          <w:t xml:space="preserve"> </w:t>
        </w:r>
        <w:r w:rsidR="00565B6E">
          <w:rPr>
            <w:rFonts w:cs="B Yekan" w:hint="cs"/>
            <w:sz w:val="20"/>
            <w:szCs w:val="20"/>
            <w:rtl/>
          </w:rPr>
          <w:t>با استفاده از مدل‌های یادگیری عمیق</w:t>
        </w:r>
      </w:ins>
    </w:p>
    <w:p w14:paraId="01043D97" w14:textId="57633AE5" w:rsidR="002C4494" w:rsidRDefault="00865079" w:rsidP="006F58D2">
      <w:pPr>
        <w:bidi/>
        <w:spacing w:line="240" w:lineRule="auto"/>
        <w:rPr>
          <w:ins w:id="8" w:author="MRT Pack 20 DVDs" w:date="2024-09-23T16:52:00Z"/>
          <w:rFonts w:cs="B Yekan"/>
          <w:sz w:val="20"/>
          <w:szCs w:val="20"/>
          <w:rtl/>
        </w:rPr>
      </w:pPr>
      <w:r w:rsidRPr="003A5663">
        <w:rPr>
          <w:rFonts w:cs="B Yekan" w:hint="cs"/>
          <w:sz w:val="20"/>
          <w:szCs w:val="20"/>
          <w:rtl/>
        </w:rPr>
        <w:t>عنوان پایان</w:t>
      </w:r>
      <w:r>
        <w:rPr>
          <w:rFonts w:cs="B Yekan" w:hint="eastAsia"/>
          <w:sz w:val="20"/>
          <w:szCs w:val="20"/>
          <w:rtl/>
        </w:rPr>
        <w:t>‌</w:t>
      </w:r>
      <w:r w:rsidRPr="003A5663">
        <w:rPr>
          <w:rFonts w:cs="B Yekan" w:hint="cs"/>
          <w:sz w:val="20"/>
          <w:szCs w:val="20"/>
          <w:rtl/>
        </w:rPr>
        <w:t xml:space="preserve">نامه </w:t>
      </w:r>
      <w:r w:rsidR="003A5663" w:rsidRPr="003A5663">
        <w:rPr>
          <w:rFonts w:cs="B Yekan" w:hint="cs"/>
          <w:sz w:val="20"/>
          <w:szCs w:val="20"/>
          <w:rtl/>
        </w:rPr>
        <w:t xml:space="preserve">به انگلیسی: </w:t>
      </w:r>
    </w:p>
    <w:p w14:paraId="48210362" w14:textId="1EC27C4A" w:rsidR="005B4CD1" w:rsidRPr="00836A96" w:rsidRDefault="005B4CD1" w:rsidP="00782B17">
      <w:pPr>
        <w:spacing w:line="240" w:lineRule="auto"/>
        <w:jc w:val="both"/>
        <w:rPr>
          <w:rFonts w:asciiTheme="minorHAnsi" w:hAnsiTheme="minorHAnsi" w:cstheme="minorHAnsi"/>
          <w:b/>
          <w:bCs/>
          <w:sz w:val="20"/>
          <w:szCs w:val="20"/>
          <w:lang w:bidi="ku-Arab-IQ"/>
        </w:rPr>
      </w:pPr>
      <w:ins w:id="9" w:author="MRT Pack 20 DVDs" w:date="2024-09-23T16:52:00Z">
        <w:r>
          <w:rPr>
            <w:rFonts w:asciiTheme="minorHAnsi" w:hAnsiTheme="minorHAnsi" w:cstheme="minorHAnsi"/>
            <w:b/>
            <w:bCs/>
            <w:sz w:val="20"/>
            <w:szCs w:val="20"/>
            <w:lang w:bidi="ku-Arab-IQ"/>
          </w:rPr>
          <w:t xml:space="preserve">Fault Detection in Photovoltaic </w:t>
        </w:r>
      </w:ins>
      <w:ins w:id="10" w:author="MRT Pack 20 DVDs" w:date="2024-09-23T16:53:00Z">
        <w:r>
          <w:rPr>
            <w:rFonts w:asciiTheme="minorHAnsi" w:hAnsiTheme="minorHAnsi" w:cstheme="minorHAnsi"/>
            <w:b/>
            <w:bCs/>
            <w:sz w:val="20"/>
            <w:szCs w:val="20"/>
            <w:lang w:bidi="ku-Arab-IQ"/>
          </w:rPr>
          <w:t>Arrays Equipped with Maximum Power Point Tracking Techniques</w:t>
        </w:r>
      </w:ins>
      <w:ins w:id="11" w:author="MRT Pack 20 DVDs" w:date="2024-09-23T16:54:00Z">
        <w:r w:rsidR="00C56078">
          <w:rPr>
            <w:rFonts w:asciiTheme="minorHAnsi" w:hAnsiTheme="minorHAnsi" w:cstheme="minorHAnsi"/>
            <w:b/>
            <w:bCs/>
            <w:sz w:val="20"/>
            <w:szCs w:val="20"/>
            <w:lang w:bidi="ku-Arab-IQ"/>
          </w:rPr>
          <w:t>,</w:t>
        </w:r>
      </w:ins>
      <w:ins w:id="12" w:author="MRT Pack 20 DVDs" w:date="2024-09-23T16:53:00Z">
        <w:r>
          <w:rPr>
            <w:rFonts w:asciiTheme="minorHAnsi" w:hAnsiTheme="minorHAnsi" w:cstheme="minorHAnsi"/>
            <w:b/>
            <w:bCs/>
            <w:sz w:val="20"/>
            <w:szCs w:val="20"/>
            <w:lang w:bidi="ku-Arab-IQ"/>
          </w:rPr>
          <w:t xml:space="preserve"> Using Deep Learning </w:t>
        </w:r>
      </w:ins>
      <w:ins w:id="13" w:author="MRT Pack 20 DVDs" w:date="2024-09-23T16:54:00Z">
        <w:r>
          <w:rPr>
            <w:rFonts w:asciiTheme="minorHAnsi" w:hAnsiTheme="minorHAnsi" w:cstheme="minorHAnsi"/>
            <w:b/>
            <w:bCs/>
            <w:sz w:val="20"/>
            <w:szCs w:val="20"/>
            <w:lang w:bidi="ku-Arab-IQ"/>
          </w:rPr>
          <w:t>Models</w:t>
        </w:r>
      </w:ins>
    </w:p>
    <w:p w14:paraId="1ABB7671" w14:textId="14D74055" w:rsidR="003A5663" w:rsidRPr="003A5663" w:rsidRDefault="005B4CD1" w:rsidP="004635E7">
      <w:pPr>
        <w:bidi/>
        <w:spacing w:before="240"/>
        <w:rPr>
          <w:rFonts w:cs="B Yekan"/>
          <w:sz w:val="20"/>
          <w:szCs w:val="20"/>
        </w:rPr>
      </w:pPr>
      <w:r>
        <w:rPr>
          <w:rFonts w:cs="B Yekan" w:hint="cs"/>
          <w:noProof/>
          <w:sz w:val="20"/>
          <w:szCs w:val="20"/>
          <w:rtl/>
          <w:lang w:bidi="ar-SA"/>
        </w:rPr>
        <mc:AlternateContent>
          <mc:Choice Requires="wps">
            <w:drawing>
              <wp:anchor distT="0" distB="0" distL="114300" distR="114300" simplePos="0" relativeHeight="251667456" behindDoc="0" locked="0" layoutInCell="1" allowOverlap="1" wp14:anchorId="3F69207C" wp14:editId="20CBA7E4">
                <wp:simplePos x="0" y="0"/>
                <wp:positionH relativeFrom="column">
                  <wp:posOffset>1438275</wp:posOffset>
                </wp:positionH>
                <wp:positionV relativeFrom="paragraph">
                  <wp:posOffset>76835</wp:posOffset>
                </wp:positionV>
                <wp:extent cx="114300" cy="1143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D0E2F" w14:textId="77777777" w:rsidR="008A40C0" w:rsidRDefault="008A40C0" w:rsidP="008A40C0">
                            <w:pPr>
                              <w:jc w:val="center"/>
                            </w:pPr>
                            <w:r>
                              <w:t>1</w:t>
                            </w:r>
                          </w:p>
                          <w:p w14:paraId="44160BC6" w14:textId="77777777" w:rsidR="008A40C0" w:rsidRDefault="008A40C0" w:rsidP="008A40C0">
                            <w:pPr>
                              <w:jc w:val="center"/>
                            </w:pPr>
                          </w:p>
                          <w:p w14:paraId="1CCE7795" w14:textId="77777777" w:rsidR="008A40C0" w:rsidRDefault="008A40C0" w:rsidP="008A40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9" style="position:absolute;left:0;text-align:left;margin-left:113.25pt;margin-top:6.05pt;width:9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" fillcolor="black [3213]" strokecolor="black [3213]" strokeweight="1pt">
                <v:textbox>
                  <w:txbxContent>
                    <w:p w14:paraId="61FD0E2F" w14:textId="77777777" w:rsidR="008A40C0" w:rsidRDefault="008A40C0" w:rsidP="008A40C0">
                      <w:pPr>
                        <w:jc w:val="center"/>
                      </w:pPr>
                      <w:r>
                        <w:t>1</w:t>
                      </w:r>
                    </w:p>
                    <w:p w14:paraId="44160BC6" w14:textId="77777777" w:rsidR="008A40C0" w:rsidRDefault="008A40C0" w:rsidP="008A40C0">
                      <w:pPr>
                        <w:jc w:val="center"/>
                      </w:pPr>
                    </w:p>
                    <w:p w14:paraId="1CCE7795" w14:textId="77777777" w:rsidR="008A40C0" w:rsidRDefault="008A40C0" w:rsidP="008A40C0">
                      <w:pPr>
                        <w:jc w:val="center"/>
                      </w:pPr>
                    </w:p>
                  </w:txbxContent>
                </v:textbox>
              </v:rect>
            </w:pict>
          </mc:Fallback>
        </mc:AlternateContent>
      </w:r>
      <w:r w:rsidR="002C4494">
        <w:rPr>
          <w:rFonts w:cs="B Yekan" w:hint="cs"/>
          <w:noProof/>
          <w:sz w:val="20"/>
          <w:szCs w:val="20"/>
          <w:rtl/>
          <w:lang w:bidi="ar-SA"/>
        </w:rPr>
        <mc:AlternateContent>
          <mc:Choice Requires="wps">
            <w:drawing>
              <wp:anchor distT="0" distB="0" distL="114300" distR="114300" simplePos="0" relativeHeight="251665408" behindDoc="0" locked="0" layoutInCell="1" allowOverlap="1" wp14:anchorId="6303DC8E" wp14:editId="26312494">
                <wp:simplePos x="0" y="0"/>
                <wp:positionH relativeFrom="column">
                  <wp:posOffset>2314575</wp:posOffset>
                </wp:positionH>
                <wp:positionV relativeFrom="paragraph">
                  <wp:posOffset>74930</wp:posOffset>
                </wp:positionV>
                <wp:extent cx="114300" cy="114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F07564A" id="Rectangle 12" o:spid="_x0000_s1026" style="position:absolute;margin-left:182.25pt;margin-top:5.9pt;width:9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" filled="f" strokecolor="black [3213]" strokeweight="1pt"/>
            </w:pict>
          </mc:Fallback>
        </mc:AlternateContent>
      </w:r>
      <w:r w:rsidR="002C4494">
        <w:rPr>
          <w:rFonts w:cs="B Yekan" w:hint="cs"/>
          <w:noProof/>
          <w:sz w:val="20"/>
          <w:szCs w:val="20"/>
          <w:rtl/>
          <w:lang w:bidi="ar-SA"/>
        </w:rPr>
        <mc:AlternateContent>
          <mc:Choice Requires="wps">
            <w:drawing>
              <wp:anchor distT="0" distB="0" distL="114300" distR="114300" simplePos="0" relativeHeight="251663360" behindDoc="0" locked="0" layoutInCell="1" allowOverlap="1" wp14:anchorId="4655184F" wp14:editId="499260AC">
                <wp:simplePos x="0" y="0"/>
                <wp:positionH relativeFrom="column">
                  <wp:posOffset>3038475</wp:posOffset>
                </wp:positionH>
                <wp:positionV relativeFrom="paragraph">
                  <wp:posOffset>74930</wp:posOffset>
                </wp:positionV>
                <wp:extent cx="1143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3B0B158" id="Rectangle 11" o:spid="_x0000_s1026" style="position:absolute;margin-left:239.25pt;margin-top:5.9pt;width:9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" filled="f" strokecolor="black [3213]" strokeweight="1pt"/>
            </w:pict>
          </mc:Fallback>
        </mc:AlternateContent>
      </w:r>
      <w:r w:rsidR="002C4494">
        <w:rPr>
          <w:rFonts w:cs="B Yekan" w:hint="cs"/>
          <w:noProof/>
          <w:sz w:val="20"/>
          <w:szCs w:val="20"/>
          <w:rtl/>
          <w:lang w:bidi="ar-SA"/>
        </w:rPr>
        <mc:AlternateContent>
          <mc:Choice Requires="wps">
            <w:drawing>
              <wp:anchor distT="0" distB="0" distL="114300" distR="114300" simplePos="0" relativeHeight="251661312" behindDoc="0" locked="0" layoutInCell="1" allowOverlap="1" wp14:anchorId="0F937563" wp14:editId="270B14B5">
                <wp:simplePos x="0" y="0"/>
                <wp:positionH relativeFrom="column">
                  <wp:posOffset>3771900</wp:posOffset>
                </wp:positionH>
                <wp:positionV relativeFrom="paragraph">
                  <wp:posOffset>74930</wp:posOffset>
                </wp:positionV>
                <wp:extent cx="1143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A9DD2E2" id="Rectangle 10" o:spid="_x0000_s1026" style="position:absolute;margin-left:297pt;margin-top:5.9pt;width:9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" filled="f" strokecolor="black [3213]" strokeweight="1pt"/>
            </w:pict>
          </mc:Fallback>
        </mc:AlternateContent>
      </w:r>
      <w:r w:rsidR="002C4494">
        <w:rPr>
          <w:rFonts w:cs="B Yekan" w:hint="cs"/>
          <w:sz w:val="20"/>
          <w:szCs w:val="20"/>
          <w:rtl/>
        </w:rPr>
        <w:t>نوع کار تحقیقاتی:</w:t>
      </w:r>
      <w:r w:rsidR="003A5663" w:rsidRPr="003A5663">
        <w:rPr>
          <w:rFonts w:cs="B Yekan" w:hint="cs"/>
          <w:sz w:val="20"/>
          <w:szCs w:val="20"/>
          <w:rtl/>
        </w:rPr>
        <w:t xml:space="preserve">                      کاربردی               بنیادی                 نظری                </w:t>
      </w:r>
      <w:r w:rsidR="004635E7">
        <w:rPr>
          <w:rFonts w:cs="B Yekan" w:hint="cs"/>
          <w:sz w:val="20"/>
          <w:szCs w:val="20"/>
          <w:rtl/>
        </w:rPr>
        <w:t>توسع</w:t>
      </w:r>
      <w:r w:rsidR="003756F8">
        <w:rPr>
          <w:rFonts w:cs="B Yekan" w:hint="cs"/>
          <w:sz w:val="20"/>
          <w:szCs w:val="20"/>
          <w:rtl/>
        </w:rPr>
        <w:t>ه</w:t>
      </w:r>
      <w:r w:rsidR="004635E7">
        <w:rPr>
          <w:rFonts w:cs="B Yekan" w:hint="cs"/>
          <w:sz w:val="20"/>
          <w:szCs w:val="20"/>
          <w:rtl/>
        </w:rPr>
        <w:t>‌ای</w:t>
      </w:r>
      <w:r w:rsidR="002C4494">
        <w:rPr>
          <w:rFonts w:cs="B Yekan" w:hint="cs"/>
          <w:sz w:val="20"/>
          <w:szCs w:val="20"/>
          <w:rtl/>
        </w:rPr>
        <w:t xml:space="preserve"> </w:t>
      </w:r>
    </w:p>
    <w:p w14:paraId="24BB8374" w14:textId="77777777" w:rsidR="004635E7" w:rsidRDefault="003A5663" w:rsidP="00501087">
      <w:pPr>
        <w:bidi/>
        <w:rPr>
          <w:rFonts w:cs="B Yekan"/>
          <w:sz w:val="20"/>
          <w:szCs w:val="20"/>
        </w:rPr>
      </w:pPr>
      <w:r w:rsidRPr="003A5663">
        <w:rPr>
          <w:rFonts w:cs="B Yekan" w:hint="cs"/>
          <w:sz w:val="20"/>
          <w:szCs w:val="20"/>
          <w:rtl/>
        </w:rPr>
        <w:t>تعداد واحد پایان</w:t>
      </w:r>
      <w:r w:rsidR="00865079">
        <w:rPr>
          <w:rFonts w:cs="B Yekan" w:hint="eastAsia"/>
          <w:sz w:val="20"/>
          <w:szCs w:val="20"/>
          <w:rtl/>
        </w:rPr>
        <w:t>‌</w:t>
      </w:r>
      <w:r w:rsidRPr="003A5663">
        <w:rPr>
          <w:rFonts w:cs="B Yekan" w:hint="cs"/>
          <w:sz w:val="20"/>
          <w:szCs w:val="20"/>
          <w:rtl/>
        </w:rPr>
        <w:t>نامه</w:t>
      </w:r>
      <w:r w:rsidR="00500A25">
        <w:rPr>
          <w:rFonts w:cs="B Yekan" w:hint="cs"/>
          <w:sz w:val="20"/>
          <w:szCs w:val="20"/>
          <w:rtl/>
        </w:rPr>
        <w:t>:</w:t>
      </w:r>
      <w:r w:rsidRPr="003A5663">
        <w:rPr>
          <w:rFonts w:cs="B Yekan" w:hint="cs"/>
          <w:sz w:val="20"/>
          <w:szCs w:val="20"/>
          <w:rtl/>
        </w:rPr>
        <w:t xml:space="preserve">    </w:t>
      </w:r>
      <w:r w:rsidR="006F58D2">
        <w:rPr>
          <w:rFonts w:cs="B Yekan"/>
          <w:sz w:val="20"/>
          <w:szCs w:val="20"/>
        </w:rPr>
        <w:t>6</w:t>
      </w:r>
      <w:r w:rsidRPr="003A5663">
        <w:rPr>
          <w:rFonts w:cs="B Yekan" w:hint="cs"/>
          <w:sz w:val="20"/>
          <w:szCs w:val="20"/>
          <w:rtl/>
        </w:rPr>
        <w:t xml:space="preserve">                                   </w:t>
      </w:r>
      <w:r w:rsidR="00507611">
        <w:rPr>
          <w:rFonts w:cs="B Yekan"/>
          <w:noProof/>
          <w:color w:val="008080"/>
          <w:sz w:val="24"/>
          <w:lang w:bidi="ar-SA"/>
        </w:rPr>
        <mc:AlternateContent>
          <mc:Choice Requires="wps">
            <w:drawing>
              <wp:inline distT="0" distB="0" distL="0" distR="0" wp14:anchorId="6F263101" wp14:editId="2732D79F">
                <wp:extent cx="5267325" cy="0"/>
                <wp:effectExtent l="0" t="0" r="9525" b="19050"/>
                <wp:docPr id="14" name="Straight Connector 14"/>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DA77DFC" id="Straight Connector 14"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48AEB32C" w14:textId="77777777" w:rsidR="004635E7" w:rsidRDefault="004635E7" w:rsidP="004635E7">
      <w:pPr>
        <w:jc w:val="right"/>
        <w:rPr>
          <w:rFonts w:cs="B Yekan"/>
          <w:color w:val="008080"/>
          <w:sz w:val="24"/>
          <w:rtl/>
        </w:rPr>
      </w:pPr>
      <w:r>
        <w:rPr>
          <w:rFonts w:cs="B Yekan" w:hint="cs"/>
          <w:color w:val="008080"/>
          <w:sz w:val="24"/>
          <w:rtl/>
        </w:rPr>
        <w:t>3</w:t>
      </w:r>
      <w:r w:rsidRPr="0080399D">
        <w:rPr>
          <w:rFonts w:cs="B Yekan" w:hint="cs"/>
          <w:color w:val="008080"/>
          <w:sz w:val="24"/>
          <w:rtl/>
        </w:rPr>
        <w:t xml:space="preserve">- </w:t>
      </w:r>
      <w:r>
        <w:rPr>
          <w:rFonts w:cs="B Yekan" w:hint="cs"/>
          <w:color w:val="008080"/>
          <w:sz w:val="24"/>
          <w:rtl/>
        </w:rPr>
        <w:t>مشخصات استادان راهنما و مشاور</w:t>
      </w:r>
    </w:p>
    <w:p w14:paraId="711C7FC0" w14:textId="77777777" w:rsidR="004635E7" w:rsidRDefault="004635E7" w:rsidP="004635E7">
      <w:pPr>
        <w:jc w:val="right"/>
        <w:rPr>
          <w:rFonts w:cs="B Yekan"/>
          <w:color w:val="008080"/>
          <w:sz w:val="24"/>
          <w:rtl/>
        </w:rPr>
      </w:pPr>
      <w:r>
        <w:rPr>
          <w:rFonts w:cs="B Yekan" w:hint="cs"/>
          <w:color w:val="008080"/>
          <w:sz w:val="24"/>
          <w:rtl/>
        </w:rPr>
        <w:t>الف) استاد راهنمای اول</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706"/>
        <w:gridCol w:w="704"/>
        <w:gridCol w:w="1003"/>
        <w:gridCol w:w="3108"/>
      </w:tblGrid>
      <w:tr w:rsidR="00293DEE" w14:paraId="7DF9359A" w14:textId="77777777" w:rsidTr="00896A94">
        <w:tc>
          <w:tcPr>
            <w:tcW w:w="5529" w:type="dxa"/>
            <w:gridSpan w:val="3"/>
            <w:vAlign w:val="center"/>
          </w:tcPr>
          <w:p w14:paraId="6D5DEC52" w14:textId="3CECFD97" w:rsidR="00293DEE" w:rsidRDefault="00293DEE" w:rsidP="00293DEE">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ins w:id="14" w:author="MRT Pack 20 DVDs" w:date="2024-09-23T16:43:00Z">
              <w:r w:rsidR="00AB26A4">
                <w:rPr>
                  <w:rFonts w:cs="B Yekan" w:hint="cs"/>
                  <w:sz w:val="20"/>
                  <w:szCs w:val="20"/>
                  <w:rtl/>
                </w:rPr>
                <w:t>مهندسی برق - الکترونیک</w:t>
              </w:r>
            </w:ins>
          </w:p>
        </w:tc>
        <w:tc>
          <w:tcPr>
            <w:tcW w:w="4111" w:type="dxa"/>
            <w:gridSpan w:val="2"/>
            <w:vAlign w:val="center"/>
          </w:tcPr>
          <w:p w14:paraId="4740047E" w14:textId="774C15CB" w:rsidR="00293DEE" w:rsidRDefault="00293DEE" w:rsidP="00293DEE">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ins w:id="15" w:author="MRT Pack 20 DVDs" w:date="2024-09-23T16:43:00Z">
              <w:r w:rsidR="00AB26A4">
                <w:rPr>
                  <w:rFonts w:cs="B Yekan" w:hint="cs"/>
                  <w:sz w:val="20"/>
                  <w:szCs w:val="20"/>
                  <w:rtl/>
                </w:rPr>
                <w:t>قاسم علی‌پور</w:t>
              </w:r>
            </w:ins>
          </w:p>
        </w:tc>
      </w:tr>
      <w:tr w:rsidR="00293DEE" w14:paraId="1B83A1A2" w14:textId="77777777" w:rsidTr="00896A94">
        <w:tc>
          <w:tcPr>
            <w:tcW w:w="6532" w:type="dxa"/>
            <w:gridSpan w:val="4"/>
            <w:vAlign w:val="center"/>
          </w:tcPr>
          <w:p w14:paraId="5C8A615C" w14:textId="6099D226" w:rsidR="00293DEE" w:rsidRDefault="00293DEE" w:rsidP="00293DEE">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ins w:id="16" w:author="MRT Pack 20 DVDs" w:date="2024-09-23T16:43:00Z">
              <w:r w:rsidR="00AB26A4">
                <w:rPr>
                  <w:rFonts w:cs="B Yekan" w:hint="cs"/>
                  <w:sz w:val="20"/>
                  <w:szCs w:val="20"/>
                  <w:rtl/>
                </w:rPr>
                <w:t xml:space="preserve">1391 </w:t>
              </w:r>
            </w:ins>
            <w:ins w:id="17" w:author="MRT Pack 20 DVDs" w:date="2024-09-23T16:44:00Z">
              <w:r w:rsidR="00AB26A4">
                <w:rPr>
                  <w:rFonts w:ascii="Times New Roman" w:hAnsi="Times New Roman" w:cs="Times New Roman" w:hint="cs"/>
                  <w:sz w:val="20"/>
                  <w:szCs w:val="20"/>
                  <w:rtl/>
                </w:rPr>
                <w:t>–</w:t>
              </w:r>
            </w:ins>
            <w:ins w:id="18" w:author="MRT Pack 20 DVDs" w:date="2024-09-23T16:43:00Z">
              <w:r w:rsidR="00AB26A4">
                <w:rPr>
                  <w:rFonts w:cs="B Yekan" w:hint="cs"/>
                  <w:sz w:val="20"/>
                  <w:szCs w:val="20"/>
                  <w:rtl/>
                </w:rPr>
                <w:t xml:space="preserve"> دانشگاه </w:t>
              </w:r>
            </w:ins>
            <w:ins w:id="19" w:author="MRT Pack 20 DVDs" w:date="2024-09-23T16:44:00Z">
              <w:r w:rsidR="00AB26A4">
                <w:rPr>
                  <w:rFonts w:cs="B Yekan" w:hint="cs"/>
                  <w:sz w:val="20"/>
                  <w:szCs w:val="20"/>
                  <w:rtl/>
                </w:rPr>
                <w:t>شهید بهشتی</w:t>
              </w:r>
            </w:ins>
          </w:p>
        </w:tc>
        <w:tc>
          <w:tcPr>
            <w:tcW w:w="3108" w:type="dxa"/>
            <w:vAlign w:val="center"/>
          </w:tcPr>
          <w:p w14:paraId="43C5EF8C" w14:textId="6AC95275" w:rsidR="00293DEE" w:rsidRDefault="00293DEE" w:rsidP="00293DEE">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ins w:id="20" w:author="MRT Pack 20 DVDs" w:date="2024-09-23T16:43:00Z">
              <w:r w:rsidR="00AB26A4">
                <w:rPr>
                  <w:rFonts w:cs="B Yekan" w:hint="cs"/>
                  <w:sz w:val="20"/>
                  <w:szCs w:val="20"/>
                  <w:rtl/>
                </w:rPr>
                <w:t>دکترا</w:t>
              </w:r>
            </w:ins>
          </w:p>
        </w:tc>
      </w:tr>
      <w:tr w:rsidR="00293DEE" w14:paraId="0E4517F3" w14:textId="77777777" w:rsidTr="00896A94">
        <w:tc>
          <w:tcPr>
            <w:tcW w:w="3119" w:type="dxa"/>
            <w:vAlign w:val="center"/>
          </w:tcPr>
          <w:p w14:paraId="23DC7A2D" w14:textId="77777777" w:rsidR="00293DEE" w:rsidRDefault="00293DEE" w:rsidP="00293DEE">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r w:rsidR="008A40C0">
              <w:rPr>
                <w:rFonts w:cs="B Yekan" w:hint="cs"/>
                <w:sz w:val="20"/>
                <w:szCs w:val="20"/>
                <w:rtl/>
              </w:rPr>
              <w:t>0</w:t>
            </w:r>
          </w:p>
        </w:tc>
        <w:tc>
          <w:tcPr>
            <w:tcW w:w="3413" w:type="dxa"/>
            <w:gridSpan w:val="3"/>
            <w:vAlign w:val="center"/>
          </w:tcPr>
          <w:p w14:paraId="5C47DE46" w14:textId="2D23ECB2" w:rsidR="00293DEE" w:rsidRDefault="00293DEE" w:rsidP="00293DEE">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ins w:id="21" w:author="MRT Pack 20 DVDs" w:date="2024-09-23T16:44:00Z">
              <w:r w:rsidR="00AB26A4">
                <w:rPr>
                  <w:rFonts w:cs="B Yekan" w:hint="cs"/>
                  <w:sz w:val="20"/>
                  <w:szCs w:val="20"/>
                  <w:rtl/>
                </w:rPr>
                <w:t>11 سال</w:t>
              </w:r>
            </w:ins>
          </w:p>
        </w:tc>
        <w:tc>
          <w:tcPr>
            <w:tcW w:w="3108" w:type="dxa"/>
            <w:vAlign w:val="center"/>
          </w:tcPr>
          <w:p w14:paraId="4C26F9AC" w14:textId="081FDC51" w:rsidR="00293DEE" w:rsidRDefault="00293DEE" w:rsidP="00293DEE">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ins w:id="22" w:author="MRT Pack 20 DVDs" w:date="2024-09-23T16:44:00Z">
              <w:r w:rsidR="00AB26A4">
                <w:rPr>
                  <w:rFonts w:cs="B Yekan" w:hint="cs"/>
                  <w:sz w:val="20"/>
                  <w:szCs w:val="20"/>
                  <w:rtl/>
                </w:rPr>
                <w:t>استادیار</w:t>
              </w:r>
            </w:ins>
          </w:p>
        </w:tc>
      </w:tr>
      <w:tr w:rsidR="00293DEE" w14:paraId="162C8E61" w14:textId="77777777" w:rsidTr="00896A94">
        <w:tc>
          <w:tcPr>
            <w:tcW w:w="3119" w:type="dxa"/>
            <w:vAlign w:val="center"/>
          </w:tcPr>
          <w:p w14:paraId="0BB47E4D" w14:textId="77777777" w:rsidR="00293DEE" w:rsidRDefault="00293DEE" w:rsidP="00293DEE">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3"/>
            <w:vAlign w:val="center"/>
          </w:tcPr>
          <w:p w14:paraId="265E0C38" w14:textId="5E51FD3E" w:rsidR="00293DEE" w:rsidRDefault="00293DEE" w:rsidP="00293DEE">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ins w:id="23" w:author="MRT Pack 20 DVDs" w:date="2024-09-23T16:44:00Z">
              <w:r w:rsidR="00AB26A4">
                <w:rPr>
                  <w:rFonts w:cs="B Yekan" w:hint="cs"/>
                  <w:sz w:val="20"/>
                  <w:szCs w:val="20"/>
                  <w:rtl/>
                </w:rPr>
                <w:t>دانشگاه صنعتی همدان</w:t>
              </w:r>
            </w:ins>
          </w:p>
        </w:tc>
        <w:tc>
          <w:tcPr>
            <w:tcW w:w="3108" w:type="dxa"/>
            <w:vAlign w:val="center"/>
          </w:tcPr>
          <w:p w14:paraId="01077552" w14:textId="563C31DE" w:rsidR="00293DEE" w:rsidRDefault="00293DEE" w:rsidP="00293DEE">
            <w:pPr>
              <w:bidi/>
              <w:rPr>
                <w:rFonts w:cs="B Yekan"/>
                <w:color w:val="008080"/>
                <w:sz w:val="24"/>
              </w:rPr>
            </w:pPr>
            <w:r w:rsidRPr="004635E7">
              <w:rPr>
                <w:rFonts w:cs="B Yekan" w:hint="cs"/>
                <w:sz w:val="20"/>
                <w:szCs w:val="20"/>
                <w:rtl/>
              </w:rPr>
              <w:t>سمت فعلی</w:t>
            </w:r>
            <w:r>
              <w:rPr>
                <w:rFonts w:cs="B Yekan" w:hint="cs"/>
                <w:sz w:val="20"/>
                <w:szCs w:val="20"/>
                <w:rtl/>
              </w:rPr>
              <w:t xml:space="preserve">: </w:t>
            </w:r>
            <w:ins w:id="24" w:author="MRT Pack 20 DVDs" w:date="2024-09-23T16:44:00Z">
              <w:r w:rsidR="00AB26A4">
                <w:rPr>
                  <w:rFonts w:cs="B Yekan" w:hint="cs"/>
                  <w:sz w:val="20"/>
                  <w:szCs w:val="20"/>
                  <w:rtl/>
                </w:rPr>
                <w:t xml:space="preserve">عضو </w:t>
              </w:r>
            </w:ins>
            <w:r w:rsidR="008A40C0">
              <w:rPr>
                <w:rFonts w:cs="B Yekan" w:hint="cs"/>
                <w:sz w:val="20"/>
                <w:szCs w:val="20"/>
                <w:rtl/>
              </w:rPr>
              <w:t>هیات علمی</w:t>
            </w:r>
          </w:p>
        </w:tc>
      </w:tr>
      <w:tr w:rsidR="00293DEE" w14:paraId="787FDD05" w14:textId="77777777" w:rsidTr="00896A94">
        <w:tc>
          <w:tcPr>
            <w:tcW w:w="3119" w:type="dxa"/>
            <w:vAlign w:val="center"/>
          </w:tcPr>
          <w:p w14:paraId="465ECC92" w14:textId="77777777" w:rsidR="00293DEE" w:rsidRDefault="00293DEE" w:rsidP="00293DEE">
            <w:pPr>
              <w:bidi/>
              <w:rPr>
                <w:rFonts w:cs="B Yekan"/>
                <w:color w:val="008080"/>
                <w:sz w:val="24"/>
              </w:rPr>
            </w:pPr>
            <w:r w:rsidRPr="004635E7">
              <w:rPr>
                <w:rFonts w:cs="B Yekan" w:hint="cs"/>
                <w:sz w:val="20"/>
                <w:szCs w:val="20"/>
                <w:rtl/>
              </w:rPr>
              <w:t>دانشگاه</w:t>
            </w:r>
            <w:r>
              <w:rPr>
                <w:rFonts w:cs="B Yekan" w:hint="cs"/>
                <w:sz w:val="20"/>
                <w:szCs w:val="20"/>
                <w:rtl/>
              </w:rPr>
              <w:t>:</w:t>
            </w:r>
            <w:r w:rsidR="009F2DA3">
              <w:rPr>
                <w:rFonts w:cs="B Yekan" w:hint="cs"/>
                <w:sz w:val="20"/>
                <w:szCs w:val="20"/>
                <w:rtl/>
              </w:rPr>
              <w:t xml:space="preserve"> </w:t>
            </w:r>
          </w:p>
        </w:tc>
        <w:tc>
          <w:tcPr>
            <w:tcW w:w="1706" w:type="dxa"/>
            <w:vAlign w:val="center"/>
          </w:tcPr>
          <w:p w14:paraId="3DDADE42" w14:textId="77777777" w:rsidR="00293DEE" w:rsidRDefault="00293DEE" w:rsidP="00293DEE">
            <w:pPr>
              <w:bidi/>
              <w:rPr>
                <w:rFonts w:cs="B Yekan"/>
                <w:color w:val="008080"/>
                <w:sz w:val="24"/>
              </w:rPr>
            </w:pPr>
            <w:r w:rsidRPr="004635E7">
              <w:rPr>
                <w:rFonts w:cs="B Yekan" w:hint="cs"/>
                <w:sz w:val="20"/>
                <w:szCs w:val="20"/>
                <w:rtl/>
              </w:rPr>
              <w:t>دکتری:</w:t>
            </w:r>
            <w:r w:rsidR="009F2DA3">
              <w:rPr>
                <w:rFonts w:cs="B Yekan" w:hint="cs"/>
                <w:sz w:val="20"/>
                <w:szCs w:val="20"/>
                <w:rtl/>
              </w:rPr>
              <w:t xml:space="preserve"> </w:t>
            </w:r>
            <w:r w:rsidR="008A40C0">
              <w:rPr>
                <w:rFonts w:cs="B Yekan" w:hint="cs"/>
                <w:sz w:val="20"/>
                <w:szCs w:val="20"/>
                <w:rtl/>
              </w:rPr>
              <w:t>0</w:t>
            </w:r>
          </w:p>
        </w:tc>
        <w:tc>
          <w:tcPr>
            <w:tcW w:w="1707" w:type="dxa"/>
            <w:gridSpan w:val="2"/>
            <w:vAlign w:val="center"/>
          </w:tcPr>
          <w:p w14:paraId="108D6AA3" w14:textId="6F008239" w:rsidR="00293DEE" w:rsidRPr="008A40C0" w:rsidRDefault="00293DEE" w:rsidP="00A9086A">
            <w:pPr>
              <w:bidi/>
              <w:rPr>
                <w:rFonts w:cs="Cambria"/>
                <w:color w:val="008080"/>
                <w:sz w:val="24"/>
              </w:rPr>
            </w:pPr>
            <w:r w:rsidRPr="004635E7">
              <w:rPr>
                <w:rFonts w:cs="B Yekan" w:hint="cs"/>
                <w:sz w:val="20"/>
                <w:szCs w:val="20"/>
                <w:rtl/>
              </w:rPr>
              <w:t>کارشناسی ارشد</w:t>
            </w:r>
            <w:r w:rsidR="008A40C0">
              <w:rPr>
                <w:rFonts w:cs="B Yekan" w:hint="cs"/>
                <w:sz w:val="20"/>
                <w:szCs w:val="20"/>
                <w:rtl/>
              </w:rPr>
              <w:t xml:space="preserve">: </w:t>
            </w:r>
            <w:del w:id="25" w:author="MRT Pack 20 DVDs" w:date="2024-09-23T16:46:00Z">
              <w:r w:rsidR="008A40C0" w:rsidDel="00A9086A">
                <w:rPr>
                  <w:rFonts w:cs="B Yekan" w:hint="cs"/>
                  <w:sz w:val="20"/>
                  <w:szCs w:val="20"/>
                  <w:rtl/>
                </w:rPr>
                <w:delText>0</w:delText>
              </w:r>
            </w:del>
            <w:ins w:id="26" w:author="MRT Pack 20 DVDs" w:date="2024-09-23T16:46:00Z">
              <w:r w:rsidR="00A9086A">
                <w:rPr>
                  <w:rFonts w:cs="B Yekan" w:hint="cs"/>
                  <w:sz w:val="20"/>
                  <w:szCs w:val="20"/>
                  <w:rtl/>
                </w:rPr>
                <w:t>9</w:t>
              </w:r>
            </w:ins>
          </w:p>
        </w:tc>
        <w:tc>
          <w:tcPr>
            <w:tcW w:w="3108" w:type="dxa"/>
            <w:vAlign w:val="center"/>
          </w:tcPr>
          <w:p w14:paraId="1C40AED5" w14:textId="77777777" w:rsidR="00293DEE" w:rsidRDefault="00293DEE" w:rsidP="00293DEE">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راهنمایی شده</w:t>
            </w:r>
          </w:p>
        </w:tc>
      </w:tr>
      <w:tr w:rsidR="00293DEE" w14:paraId="6AB5A4C1" w14:textId="77777777" w:rsidTr="00896A94">
        <w:tc>
          <w:tcPr>
            <w:tcW w:w="3119" w:type="dxa"/>
            <w:vAlign w:val="center"/>
          </w:tcPr>
          <w:p w14:paraId="5C4EF922" w14:textId="77777777" w:rsidR="00293DEE" w:rsidRDefault="00293DEE" w:rsidP="0074175C">
            <w:pPr>
              <w:bidi/>
              <w:rPr>
                <w:rFonts w:cs="B Yekan"/>
                <w:color w:val="008080"/>
                <w:sz w:val="24"/>
              </w:rPr>
            </w:pPr>
            <w:r w:rsidRPr="004635E7">
              <w:rPr>
                <w:rFonts w:cs="B Yekan" w:hint="cs"/>
                <w:sz w:val="20"/>
                <w:szCs w:val="20"/>
                <w:rtl/>
              </w:rPr>
              <w:t>دانشگاه</w:t>
            </w:r>
            <w:r>
              <w:rPr>
                <w:rFonts w:cs="B Yekan" w:hint="cs"/>
                <w:sz w:val="20"/>
                <w:szCs w:val="20"/>
                <w:rtl/>
              </w:rPr>
              <w:t>:</w:t>
            </w:r>
            <w:r w:rsidR="009F2DA3">
              <w:rPr>
                <w:rFonts w:cs="B Yekan" w:hint="cs"/>
                <w:sz w:val="20"/>
                <w:szCs w:val="20"/>
                <w:rtl/>
              </w:rPr>
              <w:t xml:space="preserve"> </w:t>
            </w:r>
            <w:r w:rsidR="008A40C0">
              <w:rPr>
                <w:rFonts w:cs="B Yekan" w:hint="cs"/>
                <w:sz w:val="20"/>
                <w:szCs w:val="20"/>
                <w:rtl/>
              </w:rPr>
              <w:t>صنعتی همدان</w:t>
            </w:r>
          </w:p>
        </w:tc>
        <w:tc>
          <w:tcPr>
            <w:tcW w:w="1706" w:type="dxa"/>
            <w:vAlign w:val="center"/>
          </w:tcPr>
          <w:p w14:paraId="5CB871FB" w14:textId="77777777" w:rsidR="00293DEE" w:rsidRDefault="00293DEE" w:rsidP="00293DEE">
            <w:pPr>
              <w:bidi/>
              <w:rPr>
                <w:rFonts w:cs="B Yekan"/>
                <w:color w:val="008080"/>
                <w:sz w:val="24"/>
              </w:rPr>
            </w:pPr>
            <w:r w:rsidRPr="004635E7">
              <w:rPr>
                <w:rFonts w:cs="B Yekan" w:hint="cs"/>
                <w:sz w:val="20"/>
                <w:szCs w:val="20"/>
                <w:rtl/>
              </w:rPr>
              <w:t>دکتری:</w:t>
            </w:r>
            <w:r w:rsidR="009F2DA3">
              <w:rPr>
                <w:rFonts w:cs="B Yekan" w:hint="cs"/>
                <w:sz w:val="20"/>
                <w:szCs w:val="20"/>
                <w:rtl/>
              </w:rPr>
              <w:t xml:space="preserve"> </w:t>
            </w:r>
            <w:r w:rsidR="008A40C0">
              <w:rPr>
                <w:rFonts w:cs="B Yekan" w:hint="cs"/>
                <w:sz w:val="20"/>
                <w:szCs w:val="20"/>
                <w:rtl/>
              </w:rPr>
              <w:t>0</w:t>
            </w:r>
          </w:p>
        </w:tc>
        <w:tc>
          <w:tcPr>
            <w:tcW w:w="1707" w:type="dxa"/>
            <w:gridSpan w:val="2"/>
            <w:vAlign w:val="center"/>
          </w:tcPr>
          <w:p w14:paraId="2AF981DA" w14:textId="1974C31C" w:rsidR="00293DEE" w:rsidRDefault="00293DEE" w:rsidP="00293DEE">
            <w:pPr>
              <w:bidi/>
              <w:rPr>
                <w:rFonts w:cs="B Yekan"/>
                <w:color w:val="008080"/>
                <w:sz w:val="24"/>
              </w:rPr>
            </w:pPr>
            <w:r w:rsidRPr="004635E7">
              <w:rPr>
                <w:rFonts w:cs="B Yekan" w:hint="cs"/>
                <w:sz w:val="20"/>
                <w:szCs w:val="20"/>
                <w:rtl/>
              </w:rPr>
              <w:t>کارشناسی ارشد</w:t>
            </w:r>
            <w:ins w:id="27" w:author="MRT Pack 20 DVDs" w:date="2024-09-23T16:44:00Z">
              <w:r w:rsidR="00AB26A4">
                <w:rPr>
                  <w:rFonts w:cs="B Yekan" w:hint="cs"/>
                  <w:sz w:val="20"/>
                  <w:szCs w:val="20"/>
                  <w:rtl/>
                </w:rPr>
                <w:t>: 0</w:t>
              </w:r>
            </w:ins>
          </w:p>
        </w:tc>
        <w:tc>
          <w:tcPr>
            <w:tcW w:w="3108" w:type="dxa"/>
            <w:vAlign w:val="center"/>
          </w:tcPr>
          <w:p w14:paraId="40F74F9A" w14:textId="77777777" w:rsidR="00293DEE" w:rsidRDefault="00293DEE" w:rsidP="00293DEE">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در دست راهنمایی</w:t>
            </w:r>
          </w:p>
        </w:tc>
      </w:tr>
    </w:tbl>
    <w:p w14:paraId="557E69D6" w14:textId="77777777" w:rsidR="00293DEE" w:rsidRDefault="00293DEE" w:rsidP="004635E7">
      <w:pPr>
        <w:jc w:val="right"/>
        <w:rPr>
          <w:rFonts w:cs="B Yekan"/>
          <w:color w:val="008080"/>
          <w:sz w:val="24"/>
          <w:rtl/>
        </w:rPr>
      </w:pPr>
    </w:p>
    <w:p w14:paraId="6DAF1BE5" w14:textId="77777777" w:rsidR="004635E7" w:rsidRDefault="004635E7" w:rsidP="004635E7">
      <w:pPr>
        <w:jc w:val="right"/>
        <w:rPr>
          <w:rFonts w:cs="B Yekan"/>
          <w:color w:val="008080"/>
          <w:sz w:val="24"/>
          <w:rtl/>
        </w:rPr>
      </w:pPr>
      <w:r>
        <w:rPr>
          <w:rFonts w:cs="B Yekan" w:hint="cs"/>
          <w:color w:val="008080"/>
          <w:sz w:val="24"/>
          <w:rtl/>
        </w:rPr>
        <w:t>ب)</w:t>
      </w:r>
      <w:r w:rsidRPr="004635E7">
        <w:rPr>
          <w:rFonts w:cs="B Yekan" w:hint="cs"/>
          <w:color w:val="008080"/>
          <w:sz w:val="24"/>
          <w:rtl/>
        </w:rPr>
        <w:t xml:space="preserve"> </w:t>
      </w:r>
      <w:r>
        <w:rPr>
          <w:rFonts w:cs="B Yekan" w:hint="cs"/>
          <w:color w:val="008080"/>
          <w:sz w:val="24"/>
          <w:rtl/>
        </w:rPr>
        <w:t xml:space="preserve">استاد راهنمای دوم </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706"/>
        <w:gridCol w:w="704"/>
        <w:gridCol w:w="1003"/>
        <w:gridCol w:w="3108"/>
      </w:tblGrid>
      <w:tr w:rsidR="00896A94" w14:paraId="58622513" w14:textId="77777777" w:rsidTr="0074175C">
        <w:tc>
          <w:tcPr>
            <w:tcW w:w="5529" w:type="dxa"/>
            <w:gridSpan w:val="3"/>
            <w:vAlign w:val="center"/>
          </w:tcPr>
          <w:p w14:paraId="71CE0245"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073A086E"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1BF835B2" w14:textId="77777777" w:rsidTr="0074175C">
        <w:tc>
          <w:tcPr>
            <w:tcW w:w="6532" w:type="dxa"/>
            <w:gridSpan w:val="4"/>
            <w:vAlign w:val="center"/>
          </w:tcPr>
          <w:p w14:paraId="48351DD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38C5EBEA"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645C9999" w14:textId="77777777" w:rsidTr="0074175C">
        <w:tc>
          <w:tcPr>
            <w:tcW w:w="3119" w:type="dxa"/>
            <w:vAlign w:val="center"/>
          </w:tcPr>
          <w:p w14:paraId="1C309E4C" w14:textId="77777777" w:rsidR="00896A94" w:rsidRDefault="00896A94" w:rsidP="0074175C">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p>
        </w:tc>
        <w:tc>
          <w:tcPr>
            <w:tcW w:w="3413" w:type="dxa"/>
            <w:gridSpan w:val="3"/>
            <w:vAlign w:val="center"/>
          </w:tcPr>
          <w:p w14:paraId="103578AB"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6E62EE4B"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63EC76AF" w14:textId="77777777" w:rsidTr="0074175C">
        <w:tc>
          <w:tcPr>
            <w:tcW w:w="3119" w:type="dxa"/>
            <w:vAlign w:val="center"/>
          </w:tcPr>
          <w:p w14:paraId="4F7D6137"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3"/>
            <w:vAlign w:val="center"/>
          </w:tcPr>
          <w:p w14:paraId="180764A2"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6EAC52AC" w14:textId="77777777" w:rsidR="00896A94" w:rsidRDefault="00896A94" w:rsidP="0074175C">
            <w:pPr>
              <w:bidi/>
              <w:rPr>
                <w:rFonts w:cs="B Yekan"/>
                <w:color w:val="008080"/>
                <w:sz w:val="24"/>
              </w:rPr>
            </w:pPr>
            <w:r w:rsidRPr="004635E7">
              <w:rPr>
                <w:rFonts w:cs="B Yekan" w:hint="cs"/>
                <w:sz w:val="20"/>
                <w:szCs w:val="20"/>
                <w:rtl/>
              </w:rPr>
              <w:t>سمت فعلی</w:t>
            </w:r>
            <w:r>
              <w:rPr>
                <w:rFonts w:cs="B Yekan" w:hint="cs"/>
                <w:sz w:val="20"/>
                <w:szCs w:val="20"/>
                <w:rtl/>
              </w:rPr>
              <w:t xml:space="preserve">: </w:t>
            </w:r>
          </w:p>
        </w:tc>
      </w:tr>
      <w:tr w:rsidR="00896A94" w14:paraId="005A43A0" w14:textId="77777777" w:rsidTr="0074175C">
        <w:tc>
          <w:tcPr>
            <w:tcW w:w="3119" w:type="dxa"/>
            <w:vAlign w:val="center"/>
          </w:tcPr>
          <w:p w14:paraId="01920E7D" w14:textId="77777777" w:rsidR="00896A94" w:rsidRDefault="00896A94" w:rsidP="0074175C">
            <w:pPr>
              <w:bidi/>
              <w:rPr>
                <w:rFonts w:cs="B Yekan"/>
                <w:color w:val="008080"/>
                <w:sz w:val="24"/>
              </w:rPr>
            </w:pPr>
            <w:r w:rsidRPr="004635E7">
              <w:rPr>
                <w:rFonts w:cs="B Yekan" w:hint="cs"/>
                <w:sz w:val="20"/>
                <w:szCs w:val="20"/>
                <w:rtl/>
              </w:rPr>
              <w:t>دانشگاه</w:t>
            </w:r>
            <w:r>
              <w:rPr>
                <w:rFonts w:cs="B Yekan" w:hint="cs"/>
                <w:sz w:val="20"/>
                <w:szCs w:val="20"/>
                <w:rtl/>
              </w:rPr>
              <w:t xml:space="preserve">: </w:t>
            </w:r>
          </w:p>
        </w:tc>
        <w:tc>
          <w:tcPr>
            <w:tcW w:w="1706" w:type="dxa"/>
            <w:vAlign w:val="center"/>
          </w:tcPr>
          <w:p w14:paraId="5B428F00" w14:textId="77777777" w:rsidR="00896A94" w:rsidRDefault="00896A94" w:rsidP="0074175C">
            <w:pPr>
              <w:bidi/>
              <w:rPr>
                <w:rFonts w:cs="B Yekan"/>
                <w:color w:val="008080"/>
                <w:sz w:val="24"/>
              </w:rPr>
            </w:pPr>
            <w:r w:rsidRPr="004635E7">
              <w:rPr>
                <w:rFonts w:cs="B Yekan" w:hint="cs"/>
                <w:sz w:val="20"/>
                <w:szCs w:val="20"/>
                <w:rtl/>
              </w:rPr>
              <w:t>دکتری:</w:t>
            </w:r>
            <w:r>
              <w:rPr>
                <w:rFonts w:cs="B Yekan" w:hint="cs"/>
                <w:sz w:val="20"/>
                <w:szCs w:val="20"/>
                <w:rtl/>
              </w:rPr>
              <w:t xml:space="preserve"> </w:t>
            </w:r>
          </w:p>
        </w:tc>
        <w:tc>
          <w:tcPr>
            <w:tcW w:w="1707" w:type="dxa"/>
            <w:gridSpan w:val="2"/>
            <w:vAlign w:val="center"/>
          </w:tcPr>
          <w:p w14:paraId="2374D8AE" w14:textId="77777777" w:rsidR="00896A94" w:rsidRDefault="00896A94" w:rsidP="0074175C">
            <w:pPr>
              <w:bidi/>
              <w:rPr>
                <w:rFonts w:cs="B Yekan"/>
                <w:color w:val="008080"/>
                <w:sz w:val="24"/>
              </w:rPr>
            </w:pPr>
            <w:r w:rsidRPr="004635E7">
              <w:rPr>
                <w:rFonts w:cs="B Yekan" w:hint="cs"/>
                <w:sz w:val="20"/>
                <w:szCs w:val="20"/>
                <w:rtl/>
              </w:rPr>
              <w:t>کارشناسی ارشد</w:t>
            </w:r>
            <w:r>
              <w:rPr>
                <w:rFonts w:cs="B Yekan" w:hint="cs"/>
                <w:sz w:val="20"/>
                <w:szCs w:val="20"/>
                <w:rtl/>
              </w:rPr>
              <w:t xml:space="preserve">: </w:t>
            </w:r>
          </w:p>
        </w:tc>
        <w:tc>
          <w:tcPr>
            <w:tcW w:w="3108" w:type="dxa"/>
            <w:vAlign w:val="center"/>
          </w:tcPr>
          <w:p w14:paraId="54A95CCF" w14:textId="77777777" w:rsidR="00896A94" w:rsidRDefault="00896A94" w:rsidP="0074175C">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راهنمایی شده</w:t>
            </w:r>
          </w:p>
        </w:tc>
      </w:tr>
      <w:tr w:rsidR="00896A94" w14:paraId="401E5088" w14:textId="77777777" w:rsidTr="0074175C">
        <w:tc>
          <w:tcPr>
            <w:tcW w:w="3119" w:type="dxa"/>
            <w:vAlign w:val="center"/>
          </w:tcPr>
          <w:p w14:paraId="21E0FD1C" w14:textId="77777777" w:rsidR="00896A94" w:rsidRDefault="00896A94" w:rsidP="0074175C">
            <w:pPr>
              <w:bidi/>
              <w:rPr>
                <w:rFonts w:cs="B Yekan"/>
                <w:color w:val="008080"/>
                <w:sz w:val="24"/>
              </w:rPr>
            </w:pPr>
            <w:r w:rsidRPr="004635E7">
              <w:rPr>
                <w:rFonts w:cs="B Yekan" w:hint="cs"/>
                <w:sz w:val="20"/>
                <w:szCs w:val="20"/>
                <w:rtl/>
              </w:rPr>
              <w:lastRenderedPageBreak/>
              <w:t>دانشگاه</w:t>
            </w:r>
            <w:r>
              <w:rPr>
                <w:rFonts w:cs="B Yekan" w:hint="cs"/>
                <w:sz w:val="20"/>
                <w:szCs w:val="20"/>
                <w:rtl/>
              </w:rPr>
              <w:t xml:space="preserve">: </w:t>
            </w:r>
          </w:p>
        </w:tc>
        <w:tc>
          <w:tcPr>
            <w:tcW w:w="1706" w:type="dxa"/>
            <w:vAlign w:val="center"/>
          </w:tcPr>
          <w:p w14:paraId="4F5AE68D" w14:textId="77777777" w:rsidR="00896A94" w:rsidRDefault="00896A94" w:rsidP="0074175C">
            <w:pPr>
              <w:bidi/>
              <w:rPr>
                <w:rFonts w:cs="B Yekan"/>
                <w:color w:val="008080"/>
                <w:sz w:val="24"/>
              </w:rPr>
            </w:pPr>
            <w:r w:rsidRPr="004635E7">
              <w:rPr>
                <w:rFonts w:cs="B Yekan" w:hint="cs"/>
                <w:sz w:val="20"/>
                <w:szCs w:val="20"/>
                <w:rtl/>
              </w:rPr>
              <w:t>دکتری:</w:t>
            </w:r>
            <w:r>
              <w:rPr>
                <w:rFonts w:cs="B Yekan" w:hint="cs"/>
                <w:sz w:val="20"/>
                <w:szCs w:val="20"/>
                <w:rtl/>
              </w:rPr>
              <w:t xml:space="preserve"> </w:t>
            </w:r>
          </w:p>
        </w:tc>
        <w:tc>
          <w:tcPr>
            <w:tcW w:w="1707" w:type="dxa"/>
            <w:gridSpan w:val="2"/>
            <w:vAlign w:val="center"/>
          </w:tcPr>
          <w:p w14:paraId="6D4B8D1B" w14:textId="77777777" w:rsidR="00896A94" w:rsidRDefault="00896A94" w:rsidP="0074175C">
            <w:pPr>
              <w:bidi/>
              <w:rPr>
                <w:rFonts w:cs="B Yekan"/>
                <w:color w:val="008080"/>
                <w:sz w:val="24"/>
              </w:rPr>
            </w:pPr>
            <w:r w:rsidRPr="004635E7">
              <w:rPr>
                <w:rFonts w:cs="B Yekan" w:hint="cs"/>
                <w:sz w:val="20"/>
                <w:szCs w:val="20"/>
                <w:rtl/>
              </w:rPr>
              <w:t>کارشناسی ارشد</w:t>
            </w:r>
            <w:r>
              <w:rPr>
                <w:rFonts w:cs="B Yekan" w:hint="cs"/>
                <w:sz w:val="20"/>
                <w:szCs w:val="20"/>
                <w:rtl/>
              </w:rPr>
              <w:t xml:space="preserve">: </w:t>
            </w:r>
          </w:p>
        </w:tc>
        <w:tc>
          <w:tcPr>
            <w:tcW w:w="3108" w:type="dxa"/>
            <w:vAlign w:val="center"/>
          </w:tcPr>
          <w:p w14:paraId="06713581" w14:textId="77777777" w:rsidR="00896A94" w:rsidRDefault="00896A94" w:rsidP="0074175C">
            <w:pPr>
              <w:bidi/>
              <w:rPr>
                <w:rFonts w:cs="B Yekan"/>
                <w:color w:val="008080"/>
                <w:sz w:val="24"/>
              </w:rPr>
            </w:pPr>
            <w:r w:rsidRPr="004635E7">
              <w:rPr>
                <w:rFonts w:cs="B Yekan" w:hint="cs"/>
                <w:sz w:val="20"/>
                <w:szCs w:val="20"/>
                <w:rtl/>
              </w:rPr>
              <w:t>تعداد پایان</w:t>
            </w:r>
            <w:r>
              <w:rPr>
                <w:rFonts w:cs="B Yekan" w:hint="eastAsia"/>
                <w:sz w:val="20"/>
                <w:szCs w:val="20"/>
                <w:rtl/>
              </w:rPr>
              <w:t>‌</w:t>
            </w:r>
            <w:r w:rsidRPr="004635E7">
              <w:rPr>
                <w:rFonts w:cs="B Yekan" w:hint="cs"/>
                <w:sz w:val="20"/>
                <w:szCs w:val="20"/>
                <w:rtl/>
              </w:rPr>
              <w:t>نامه های در دست راهنمایی</w:t>
            </w:r>
          </w:p>
        </w:tc>
      </w:tr>
    </w:tbl>
    <w:p w14:paraId="660453DC" w14:textId="77777777" w:rsidR="00D3241B" w:rsidRDefault="00D3241B" w:rsidP="00D3241B">
      <w:pPr>
        <w:jc w:val="right"/>
        <w:rPr>
          <w:rFonts w:cs="B Yekan"/>
          <w:color w:val="008080"/>
          <w:sz w:val="24"/>
          <w:rtl/>
        </w:rPr>
      </w:pPr>
      <w:r w:rsidRPr="00D3241B">
        <w:rPr>
          <w:rFonts w:cs="B Yekan" w:hint="cs"/>
          <w:color w:val="008080"/>
          <w:sz w:val="24"/>
          <w:rtl/>
        </w:rPr>
        <w:t>ج) استاد مشاور اول</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410"/>
        <w:gridCol w:w="1003"/>
        <w:gridCol w:w="3108"/>
      </w:tblGrid>
      <w:tr w:rsidR="00896A94" w14:paraId="2340F327" w14:textId="77777777" w:rsidTr="0074175C">
        <w:tc>
          <w:tcPr>
            <w:tcW w:w="5529" w:type="dxa"/>
            <w:gridSpan w:val="2"/>
            <w:vAlign w:val="center"/>
          </w:tcPr>
          <w:p w14:paraId="4F1212AF"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0363B5C5"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356EE329" w14:textId="77777777" w:rsidTr="0074175C">
        <w:tc>
          <w:tcPr>
            <w:tcW w:w="6532" w:type="dxa"/>
            <w:gridSpan w:val="3"/>
            <w:vAlign w:val="center"/>
          </w:tcPr>
          <w:p w14:paraId="0DBCD59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2059F092"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1A51B034" w14:textId="77777777" w:rsidTr="0074175C">
        <w:tc>
          <w:tcPr>
            <w:tcW w:w="3119" w:type="dxa"/>
            <w:vAlign w:val="center"/>
          </w:tcPr>
          <w:p w14:paraId="7A0D78BA" w14:textId="77777777" w:rsidR="00896A94" w:rsidRDefault="00896A94" w:rsidP="0074175C">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p>
        </w:tc>
        <w:tc>
          <w:tcPr>
            <w:tcW w:w="3413" w:type="dxa"/>
            <w:gridSpan w:val="2"/>
            <w:vAlign w:val="center"/>
          </w:tcPr>
          <w:p w14:paraId="71DD79CB"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58965542"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50403BEF" w14:textId="77777777" w:rsidTr="0074175C">
        <w:tc>
          <w:tcPr>
            <w:tcW w:w="3119" w:type="dxa"/>
            <w:vAlign w:val="center"/>
          </w:tcPr>
          <w:p w14:paraId="4AE16B98"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2"/>
            <w:vAlign w:val="center"/>
          </w:tcPr>
          <w:p w14:paraId="44E9829B"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4D444CB9" w14:textId="77777777" w:rsidR="00896A94" w:rsidRDefault="00896A94" w:rsidP="0074175C">
            <w:pPr>
              <w:bidi/>
              <w:rPr>
                <w:rFonts w:cs="B Yekan"/>
                <w:color w:val="008080"/>
                <w:sz w:val="24"/>
              </w:rPr>
            </w:pPr>
            <w:r w:rsidRPr="00D3241B">
              <w:rPr>
                <w:rFonts w:cs="B Yekan" w:hint="cs"/>
                <w:sz w:val="20"/>
                <w:szCs w:val="20"/>
                <w:rtl/>
              </w:rPr>
              <w:t>رتبه دانشگاهی</w:t>
            </w:r>
            <w:r>
              <w:rPr>
                <w:rFonts w:cs="B Yekan" w:hint="cs"/>
                <w:sz w:val="20"/>
                <w:szCs w:val="20"/>
                <w:rtl/>
              </w:rPr>
              <w:t>:</w:t>
            </w:r>
          </w:p>
        </w:tc>
      </w:tr>
    </w:tbl>
    <w:p w14:paraId="4B481AC9" w14:textId="77777777" w:rsidR="00896A94" w:rsidRDefault="00896A94" w:rsidP="00D3241B">
      <w:pPr>
        <w:jc w:val="right"/>
        <w:rPr>
          <w:rFonts w:cs="B Yekan"/>
          <w:color w:val="008080"/>
          <w:sz w:val="24"/>
          <w:rtl/>
        </w:rPr>
      </w:pPr>
    </w:p>
    <w:p w14:paraId="28387E7E" w14:textId="77777777" w:rsidR="00D3241B" w:rsidRDefault="00D3241B" w:rsidP="00D3241B">
      <w:pPr>
        <w:jc w:val="right"/>
        <w:rPr>
          <w:rFonts w:cs="B Yekan"/>
          <w:color w:val="008080"/>
          <w:sz w:val="24"/>
          <w:rtl/>
        </w:rPr>
      </w:pPr>
      <w:r w:rsidRPr="00D3241B">
        <w:rPr>
          <w:rFonts w:cs="B Yekan" w:hint="cs"/>
          <w:color w:val="008080"/>
          <w:sz w:val="24"/>
          <w:rtl/>
        </w:rPr>
        <w:t>د) استاد مشاور دوم</w:t>
      </w:r>
    </w:p>
    <w:tbl>
      <w:tblPr>
        <w:tblStyle w:val="TableGrid"/>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410"/>
        <w:gridCol w:w="1003"/>
        <w:gridCol w:w="3108"/>
      </w:tblGrid>
      <w:tr w:rsidR="00896A94" w14:paraId="76314705" w14:textId="77777777" w:rsidTr="0074175C">
        <w:tc>
          <w:tcPr>
            <w:tcW w:w="5529" w:type="dxa"/>
            <w:gridSpan w:val="2"/>
            <w:vAlign w:val="center"/>
          </w:tcPr>
          <w:p w14:paraId="1A5969B7" w14:textId="77777777" w:rsidR="00896A94" w:rsidRDefault="00896A94" w:rsidP="0074175C">
            <w:pPr>
              <w:bidi/>
              <w:rPr>
                <w:rFonts w:cs="B Yekan"/>
                <w:color w:val="008080"/>
                <w:sz w:val="24"/>
              </w:rPr>
            </w:pPr>
            <w:r w:rsidRPr="004635E7">
              <w:rPr>
                <w:rFonts w:cs="B Yekan" w:hint="cs"/>
                <w:sz w:val="20"/>
                <w:szCs w:val="20"/>
                <w:rtl/>
              </w:rPr>
              <w:t>رشته و گرایش تحصیلی:</w:t>
            </w:r>
            <w:r>
              <w:rPr>
                <w:rFonts w:cs="B Yekan" w:hint="cs"/>
                <w:sz w:val="20"/>
                <w:szCs w:val="20"/>
                <w:rtl/>
              </w:rPr>
              <w:t xml:space="preserve"> </w:t>
            </w:r>
          </w:p>
        </w:tc>
        <w:tc>
          <w:tcPr>
            <w:tcW w:w="4111" w:type="dxa"/>
            <w:gridSpan w:val="2"/>
            <w:vAlign w:val="center"/>
          </w:tcPr>
          <w:p w14:paraId="73393EF6" w14:textId="77777777" w:rsidR="00896A94" w:rsidRDefault="00896A94" w:rsidP="0074175C">
            <w:pPr>
              <w:bidi/>
              <w:rPr>
                <w:rFonts w:cs="B Yekan"/>
                <w:color w:val="008080"/>
                <w:sz w:val="24"/>
              </w:rPr>
            </w:pPr>
            <w:r w:rsidRPr="004635E7">
              <w:rPr>
                <w:rFonts w:cs="B Yekan" w:hint="cs"/>
                <w:sz w:val="20"/>
                <w:szCs w:val="20"/>
                <w:rtl/>
              </w:rPr>
              <w:t>نام و نام خانوادگی</w:t>
            </w:r>
            <w:r>
              <w:rPr>
                <w:rFonts w:cs="B Yekan" w:hint="cs"/>
                <w:sz w:val="20"/>
                <w:szCs w:val="20"/>
                <w:rtl/>
              </w:rPr>
              <w:t xml:space="preserve">: </w:t>
            </w:r>
          </w:p>
        </w:tc>
      </w:tr>
      <w:tr w:rsidR="00896A94" w14:paraId="184093DA" w14:textId="77777777" w:rsidTr="0074175C">
        <w:tc>
          <w:tcPr>
            <w:tcW w:w="6532" w:type="dxa"/>
            <w:gridSpan w:val="3"/>
            <w:vAlign w:val="center"/>
          </w:tcPr>
          <w:p w14:paraId="5B7E7B22" w14:textId="77777777" w:rsidR="00896A94" w:rsidRDefault="00896A94" w:rsidP="0074175C">
            <w:pPr>
              <w:bidi/>
              <w:rPr>
                <w:rFonts w:cs="B Yekan"/>
                <w:color w:val="008080"/>
                <w:sz w:val="24"/>
              </w:rPr>
            </w:pPr>
            <w:r w:rsidRPr="004635E7">
              <w:rPr>
                <w:rFonts w:cs="B Yekan" w:hint="cs"/>
                <w:sz w:val="20"/>
                <w:szCs w:val="20"/>
                <w:rtl/>
              </w:rPr>
              <w:t>سال و محل اخذ آخرین مدرک تحصیلی</w:t>
            </w:r>
            <w:r>
              <w:rPr>
                <w:rFonts w:cs="B Yekan" w:hint="cs"/>
                <w:sz w:val="20"/>
                <w:szCs w:val="20"/>
                <w:rtl/>
              </w:rPr>
              <w:t xml:space="preserve">: </w:t>
            </w:r>
          </w:p>
        </w:tc>
        <w:tc>
          <w:tcPr>
            <w:tcW w:w="3108" w:type="dxa"/>
            <w:vAlign w:val="center"/>
          </w:tcPr>
          <w:p w14:paraId="1E46ABFC" w14:textId="77777777" w:rsidR="00896A94" w:rsidRDefault="00896A94" w:rsidP="0074175C">
            <w:pPr>
              <w:bidi/>
              <w:rPr>
                <w:rFonts w:cs="B Yekan"/>
                <w:color w:val="008080"/>
                <w:sz w:val="24"/>
              </w:rPr>
            </w:pPr>
            <w:r w:rsidRPr="004635E7">
              <w:rPr>
                <w:rFonts w:cs="B Yekan" w:hint="cs"/>
                <w:sz w:val="20"/>
                <w:szCs w:val="20"/>
                <w:rtl/>
              </w:rPr>
              <w:t>آخرین مدرک تحصیلی</w:t>
            </w:r>
            <w:r>
              <w:rPr>
                <w:rFonts w:cs="B Yekan" w:hint="cs"/>
                <w:sz w:val="20"/>
                <w:szCs w:val="20"/>
                <w:rtl/>
              </w:rPr>
              <w:t xml:space="preserve">: </w:t>
            </w:r>
          </w:p>
        </w:tc>
      </w:tr>
      <w:tr w:rsidR="00896A94" w14:paraId="7CF2D965" w14:textId="77777777" w:rsidTr="0074175C">
        <w:tc>
          <w:tcPr>
            <w:tcW w:w="3119" w:type="dxa"/>
            <w:vAlign w:val="center"/>
          </w:tcPr>
          <w:p w14:paraId="0074D99B" w14:textId="77777777" w:rsidR="00896A94" w:rsidRDefault="00896A94" w:rsidP="0074175C">
            <w:pPr>
              <w:bidi/>
              <w:rPr>
                <w:rFonts w:cs="B Yekan"/>
                <w:color w:val="008080"/>
                <w:sz w:val="24"/>
              </w:rPr>
            </w:pPr>
            <w:r w:rsidRPr="004635E7">
              <w:rPr>
                <w:rFonts w:cs="B Yekan" w:hint="cs"/>
                <w:sz w:val="20"/>
                <w:szCs w:val="20"/>
                <w:rtl/>
              </w:rPr>
              <w:t>سنوات تدریس در دوره دکتری:</w:t>
            </w:r>
            <w:r>
              <w:rPr>
                <w:rFonts w:cs="B Yekan" w:hint="cs"/>
                <w:sz w:val="20"/>
                <w:szCs w:val="20"/>
                <w:rtl/>
              </w:rPr>
              <w:t xml:space="preserve"> </w:t>
            </w:r>
          </w:p>
        </w:tc>
        <w:tc>
          <w:tcPr>
            <w:tcW w:w="3413" w:type="dxa"/>
            <w:gridSpan w:val="2"/>
            <w:vAlign w:val="center"/>
          </w:tcPr>
          <w:p w14:paraId="1DCCC6C2" w14:textId="77777777" w:rsidR="00896A94" w:rsidRDefault="00896A94" w:rsidP="0074175C">
            <w:pPr>
              <w:bidi/>
              <w:rPr>
                <w:rFonts w:cs="B Yekan"/>
                <w:color w:val="008080"/>
                <w:sz w:val="24"/>
              </w:rPr>
            </w:pPr>
            <w:r w:rsidRPr="004635E7">
              <w:rPr>
                <w:rFonts w:cs="B Yekan" w:hint="cs"/>
                <w:sz w:val="20"/>
                <w:szCs w:val="20"/>
                <w:rtl/>
              </w:rPr>
              <w:t>سنوات تدریس در دوره کارشناسی ارشد</w:t>
            </w:r>
            <w:r>
              <w:rPr>
                <w:rFonts w:cs="B Yekan" w:hint="cs"/>
                <w:sz w:val="20"/>
                <w:szCs w:val="20"/>
                <w:rtl/>
              </w:rPr>
              <w:t xml:space="preserve">: </w:t>
            </w:r>
          </w:p>
        </w:tc>
        <w:tc>
          <w:tcPr>
            <w:tcW w:w="3108" w:type="dxa"/>
            <w:vAlign w:val="center"/>
          </w:tcPr>
          <w:p w14:paraId="53F1C3D6" w14:textId="77777777" w:rsidR="00896A94" w:rsidRDefault="00896A94" w:rsidP="0074175C">
            <w:pPr>
              <w:bidi/>
              <w:rPr>
                <w:rFonts w:cs="B Yekan"/>
                <w:color w:val="008080"/>
                <w:sz w:val="24"/>
              </w:rPr>
            </w:pPr>
            <w:r w:rsidRPr="004635E7">
              <w:rPr>
                <w:rFonts w:cs="B Yekan" w:hint="cs"/>
                <w:sz w:val="20"/>
                <w:szCs w:val="20"/>
                <w:rtl/>
              </w:rPr>
              <w:t>رتبه دانشگاهی</w:t>
            </w:r>
            <w:r>
              <w:rPr>
                <w:rFonts w:cs="B Yekan" w:hint="cs"/>
                <w:sz w:val="20"/>
                <w:szCs w:val="20"/>
                <w:rtl/>
              </w:rPr>
              <w:t xml:space="preserve">: </w:t>
            </w:r>
          </w:p>
        </w:tc>
      </w:tr>
      <w:tr w:rsidR="00896A94" w14:paraId="04992141" w14:textId="77777777" w:rsidTr="0074175C">
        <w:tc>
          <w:tcPr>
            <w:tcW w:w="3119" w:type="dxa"/>
            <w:vAlign w:val="center"/>
          </w:tcPr>
          <w:p w14:paraId="0B8AE863" w14:textId="77777777" w:rsidR="00896A94" w:rsidRDefault="00896A94" w:rsidP="0074175C">
            <w:pPr>
              <w:bidi/>
              <w:rPr>
                <w:rFonts w:cs="B Yekan"/>
                <w:color w:val="008080"/>
                <w:sz w:val="24"/>
              </w:rPr>
            </w:pPr>
            <w:r w:rsidRPr="004635E7">
              <w:rPr>
                <w:rFonts w:cs="B Yekan" w:hint="cs"/>
                <w:sz w:val="20"/>
                <w:szCs w:val="20"/>
                <w:rtl/>
              </w:rPr>
              <w:t>آدرس و تلفن</w:t>
            </w:r>
            <w:r>
              <w:rPr>
                <w:rFonts w:cs="B Yekan" w:hint="cs"/>
                <w:sz w:val="20"/>
                <w:szCs w:val="20"/>
                <w:rtl/>
              </w:rPr>
              <w:t xml:space="preserve">: </w:t>
            </w:r>
          </w:p>
        </w:tc>
        <w:tc>
          <w:tcPr>
            <w:tcW w:w="3413" w:type="dxa"/>
            <w:gridSpan w:val="2"/>
            <w:vAlign w:val="center"/>
          </w:tcPr>
          <w:p w14:paraId="6B01D8A2" w14:textId="77777777" w:rsidR="00896A94" w:rsidRDefault="00896A94" w:rsidP="0074175C">
            <w:pPr>
              <w:bidi/>
              <w:rPr>
                <w:rFonts w:cs="B Yekan"/>
                <w:color w:val="008080"/>
                <w:sz w:val="24"/>
              </w:rPr>
            </w:pPr>
            <w:r w:rsidRPr="004635E7">
              <w:rPr>
                <w:rFonts w:cs="B Yekan" w:hint="cs"/>
                <w:sz w:val="20"/>
                <w:szCs w:val="20"/>
                <w:rtl/>
              </w:rPr>
              <w:t>محل خدمت</w:t>
            </w:r>
            <w:r>
              <w:rPr>
                <w:rFonts w:cs="B Yekan" w:hint="cs"/>
                <w:sz w:val="20"/>
                <w:szCs w:val="20"/>
                <w:rtl/>
              </w:rPr>
              <w:t xml:space="preserve">: </w:t>
            </w:r>
          </w:p>
        </w:tc>
        <w:tc>
          <w:tcPr>
            <w:tcW w:w="3108" w:type="dxa"/>
            <w:vAlign w:val="center"/>
          </w:tcPr>
          <w:p w14:paraId="40E0A14F" w14:textId="77777777" w:rsidR="00896A94" w:rsidRDefault="00896A94" w:rsidP="0074175C">
            <w:pPr>
              <w:bidi/>
              <w:rPr>
                <w:rFonts w:cs="B Yekan"/>
                <w:color w:val="008080"/>
                <w:sz w:val="24"/>
              </w:rPr>
            </w:pPr>
            <w:r w:rsidRPr="00D3241B">
              <w:rPr>
                <w:rFonts w:cs="B Yekan" w:hint="cs"/>
                <w:sz w:val="20"/>
                <w:szCs w:val="20"/>
                <w:rtl/>
              </w:rPr>
              <w:t>رتبه دانشگاهی</w:t>
            </w:r>
            <w:r>
              <w:rPr>
                <w:rFonts w:cs="B Yekan" w:hint="cs"/>
                <w:sz w:val="20"/>
                <w:szCs w:val="20"/>
                <w:rtl/>
              </w:rPr>
              <w:t>:</w:t>
            </w:r>
          </w:p>
        </w:tc>
      </w:tr>
    </w:tbl>
    <w:p w14:paraId="019D6E05" w14:textId="77777777" w:rsidR="00507611" w:rsidRDefault="00507611" w:rsidP="00E93FAD">
      <w:pPr>
        <w:bidi/>
        <w:spacing w:line="240" w:lineRule="auto"/>
        <w:rPr>
          <w:rFonts w:cs="B Yekan"/>
          <w:color w:val="008080"/>
          <w:sz w:val="24"/>
          <w:rtl/>
        </w:rPr>
      </w:pPr>
      <w:r>
        <w:rPr>
          <w:rFonts w:cs="B Yekan"/>
          <w:noProof/>
          <w:color w:val="008080"/>
          <w:sz w:val="24"/>
          <w:lang w:bidi="ar-SA"/>
        </w:rPr>
        <mc:AlternateContent>
          <mc:Choice Requires="wps">
            <w:drawing>
              <wp:inline distT="0" distB="0" distL="0" distR="0" wp14:anchorId="6486A3BC" wp14:editId="1C444D3F">
                <wp:extent cx="5267325" cy="0"/>
                <wp:effectExtent l="0" t="0" r="9525" b="19050"/>
                <wp:docPr id="16" name="Straight Connector 1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5C34C64" id="Straight Connector 1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0F925A29" w14:textId="77777777" w:rsidR="003756F8" w:rsidRDefault="00B261E9" w:rsidP="00507611">
      <w:pPr>
        <w:bidi/>
        <w:spacing w:line="240" w:lineRule="auto"/>
        <w:rPr>
          <w:rFonts w:cs="B Yekan"/>
          <w:color w:val="008080"/>
          <w:sz w:val="24"/>
          <w:rtl/>
        </w:rPr>
      </w:pPr>
      <w:r>
        <w:rPr>
          <w:rFonts w:cs="B Yekan" w:hint="cs"/>
          <w:color w:val="008080"/>
          <w:sz w:val="24"/>
          <w:rtl/>
        </w:rPr>
        <w:t>4</w:t>
      </w:r>
      <w:r w:rsidR="003756F8" w:rsidRPr="0080399D">
        <w:rPr>
          <w:rFonts w:cs="B Yekan" w:hint="cs"/>
          <w:color w:val="008080"/>
          <w:sz w:val="24"/>
          <w:rtl/>
        </w:rPr>
        <w:t xml:space="preserve">- </w:t>
      </w:r>
      <w:r w:rsidR="003756F8" w:rsidRPr="003756F8">
        <w:rPr>
          <w:rFonts w:cs="B Yekan"/>
          <w:color w:val="008080"/>
          <w:sz w:val="24"/>
          <w:rtl/>
        </w:rPr>
        <w:t>خلاصه پيشنهاد</w:t>
      </w:r>
      <w:r w:rsidR="003756F8">
        <w:rPr>
          <w:rFonts w:cs="B Yekan" w:hint="cs"/>
          <w:color w:val="008080"/>
          <w:sz w:val="24"/>
          <w:rtl/>
        </w:rPr>
        <w:t>نامه</w:t>
      </w:r>
    </w:p>
    <w:p w14:paraId="7C998E0A" w14:textId="1CE4E06D" w:rsidR="00BE6FC8" w:rsidRDefault="00BE6FC8" w:rsidP="002B06D5">
      <w:pPr>
        <w:bidi/>
        <w:spacing w:before="100" w:beforeAutospacing="1" w:after="100" w:afterAutospacing="1" w:line="240" w:lineRule="auto"/>
        <w:jc w:val="both"/>
        <w:rPr>
          <w:rFonts w:ascii="Times New Roman" w:eastAsia="Times New Roman" w:hAnsi="Times New Roman" w:cs="Times New Roman"/>
          <w:sz w:val="24"/>
          <w:rtl/>
        </w:rPr>
      </w:pPr>
      <w:commentRangeStart w:id="28"/>
      <w:r w:rsidRPr="00BE6FC8">
        <w:rPr>
          <w:rStyle w:val="tr-align-text"/>
          <w:sz w:val="24"/>
          <w:rtl/>
        </w:rPr>
        <w:t>در</w:t>
      </w:r>
      <w:r w:rsidRPr="00BE6FC8">
        <w:rPr>
          <w:sz w:val="24"/>
          <w:rtl/>
        </w:rPr>
        <w:t xml:space="preserve"> </w:t>
      </w:r>
      <w:r w:rsidRPr="00BE6FC8">
        <w:rPr>
          <w:rStyle w:val="tr-align-text"/>
          <w:sz w:val="24"/>
          <w:rtl/>
        </w:rPr>
        <w:t>میان</w:t>
      </w:r>
      <w:r w:rsidRPr="00BE6FC8">
        <w:rPr>
          <w:sz w:val="24"/>
          <w:rtl/>
        </w:rPr>
        <w:t xml:space="preserve"> </w:t>
      </w:r>
      <w:del w:id="29" w:author="MRT Pack 20 DVDs" w:date="2024-09-23T16:10:00Z">
        <w:r w:rsidRPr="00BE6FC8" w:rsidDel="000C290A">
          <w:rPr>
            <w:sz w:val="24"/>
            <w:rtl/>
          </w:rPr>
          <w:delText xml:space="preserve"> </w:delText>
        </w:r>
      </w:del>
      <w:r w:rsidRPr="00BE6FC8">
        <w:rPr>
          <w:rStyle w:val="tr-align-text"/>
          <w:sz w:val="24"/>
          <w:rtl/>
        </w:rPr>
        <w:t>انرژی‌های</w:t>
      </w:r>
      <w:r w:rsidRPr="00BE6FC8">
        <w:rPr>
          <w:sz w:val="24"/>
          <w:rtl/>
        </w:rPr>
        <w:t xml:space="preserve"> </w:t>
      </w:r>
      <w:r w:rsidRPr="00BE6FC8">
        <w:rPr>
          <w:rStyle w:val="tr-align-text"/>
          <w:sz w:val="24"/>
          <w:rtl/>
        </w:rPr>
        <w:t>تجدیدپذیر</w:t>
      </w:r>
      <w:r w:rsidRPr="00BE6FC8">
        <w:rPr>
          <w:rStyle w:val="tr-align-text"/>
          <w:rFonts w:hint="cs"/>
          <w:sz w:val="24"/>
          <w:rtl/>
        </w:rPr>
        <w:t xml:space="preserve">، </w:t>
      </w:r>
      <w:r w:rsidRPr="00BE6FC8">
        <w:rPr>
          <w:rStyle w:val="tr-align-text"/>
          <w:sz w:val="24"/>
          <w:rtl/>
        </w:rPr>
        <w:t>انرژی</w:t>
      </w:r>
      <w:r w:rsidRPr="00BE6FC8">
        <w:rPr>
          <w:sz w:val="24"/>
          <w:rtl/>
        </w:rPr>
        <w:t xml:space="preserve"> </w:t>
      </w:r>
      <w:r w:rsidRPr="00BE6FC8">
        <w:rPr>
          <w:rStyle w:val="tr-align-text"/>
          <w:sz w:val="24"/>
          <w:rtl/>
        </w:rPr>
        <w:t>خورشیدی</w:t>
      </w:r>
      <w:r w:rsidRPr="00BE6FC8">
        <w:rPr>
          <w:sz w:val="24"/>
          <w:rtl/>
        </w:rPr>
        <w:t xml:space="preserve"> </w:t>
      </w:r>
      <w:r w:rsidRPr="00BE6FC8">
        <w:rPr>
          <w:rStyle w:val="tr-align-text"/>
          <w:sz w:val="24"/>
          <w:rtl/>
        </w:rPr>
        <w:t>یکی</w:t>
      </w:r>
      <w:r w:rsidRPr="00BE6FC8">
        <w:rPr>
          <w:sz w:val="24"/>
          <w:rtl/>
        </w:rPr>
        <w:t xml:space="preserve"> </w:t>
      </w:r>
      <w:r w:rsidRPr="00BE6FC8">
        <w:rPr>
          <w:rStyle w:val="tr-align-text"/>
          <w:sz w:val="24"/>
          <w:rtl/>
        </w:rPr>
        <w:t>از</w:t>
      </w:r>
      <w:r w:rsidRPr="00BE6FC8">
        <w:rPr>
          <w:sz w:val="24"/>
          <w:rtl/>
        </w:rPr>
        <w:t xml:space="preserve"> </w:t>
      </w:r>
      <w:r w:rsidRPr="00BE6FC8">
        <w:rPr>
          <w:rStyle w:val="tr-align-text"/>
          <w:sz w:val="24"/>
          <w:rtl/>
        </w:rPr>
        <w:t>جذاب‌ترین</w:t>
      </w:r>
      <w:r w:rsidRPr="00BE6FC8">
        <w:rPr>
          <w:sz w:val="24"/>
          <w:rtl/>
        </w:rPr>
        <w:t xml:space="preserve"> </w:t>
      </w:r>
      <w:r w:rsidRPr="00BE6FC8">
        <w:rPr>
          <w:rStyle w:val="tr-align-text"/>
          <w:sz w:val="24"/>
          <w:rtl/>
        </w:rPr>
        <w:t>منابع</w:t>
      </w:r>
      <w:r w:rsidRPr="00BE6FC8">
        <w:rPr>
          <w:sz w:val="24"/>
          <w:rtl/>
        </w:rPr>
        <w:t xml:space="preserve"> </w:t>
      </w:r>
      <w:r w:rsidRPr="00BE6FC8">
        <w:rPr>
          <w:rStyle w:val="tr-align-text"/>
          <w:sz w:val="24"/>
          <w:rtl/>
        </w:rPr>
        <w:t>انرژی</w:t>
      </w:r>
      <w:r w:rsidRPr="00BE6FC8">
        <w:rPr>
          <w:sz w:val="24"/>
          <w:rtl/>
        </w:rPr>
        <w:t xml:space="preserve"> </w:t>
      </w:r>
      <w:r w:rsidRPr="00BE6FC8">
        <w:rPr>
          <w:rStyle w:val="tr-align-text"/>
          <w:sz w:val="24"/>
          <w:rtl/>
        </w:rPr>
        <w:t>با</w:t>
      </w:r>
      <w:r w:rsidRPr="00BE6FC8">
        <w:rPr>
          <w:sz w:val="24"/>
          <w:rtl/>
        </w:rPr>
        <w:t xml:space="preserve"> </w:t>
      </w:r>
      <w:r w:rsidRPr="00BE6FC8">
        <w:rPr>
          <w:rStyle w:val="tr-align-text"/>
          <w:sz w:val="24"/>
          <w:rtl/>
        </w:rPr>
        <w:t>مزیت</w:t>
      </w:r>
      <w:r w:rsidRPr="00BE6FC8">
        <w:rPr>
          <w:sz w:val="24"/>
          <w:rtl/>
        </w:rPr>
        <w:t xml:space="preserve"> </w:t>
      </w:r>
      <w:r w:rsidRPr="00BE6FC8">
        <w:rPr>
          <w:rStyle w:val="tr-align-text"/>
          <w:sz w:val="24"/>
          <w:rtl/>
        </w:rPr>
        <w:t>پایان‌ناپذیر</w:t>
      </w:r>
      <w:ins w:id="30" w:author="MRT Pack 20 DVDs" w:date="2024-09-23T16:10:00Z">
        <w:r w:rsidR="000C290A" w:rsidRPr="00BE6FC8" w:rsidDel="000C290A">
          <w:rPr>
            <w:sz w:val="24"/>
            <w:rtl/>
          </w:rPr>
          <w:t xml:space="preserve"> </w:t>
        </w:r>
      </w:ins>
      <w:del w:id="31" w:author="MRT Pack 20 DVDs" w:date="2024-09-23T16:10:00Z">
        <w:r w:rsidRPr="00BE6FC8" w:rsidDel="000C290A">
          <w:rPr>
            <w:sz w:val="24"/>
            <w:rtl/>
          </w:rPr>
          <w:delText xml:space="preserve"> </w:delText>
        </w:r>
        <w:r w:rsidRPr="00BE6FC8" w:rsidDel="000C290A">
          <w:rPr>
            <w:rStyle w:val="tr-align-text"/>
            <w:sz w:val="24"/>
            <w:rtl/>
          </w:rPr>
          <w:delText>بودن</w:delText>
        </w:r>
      </w:del>
      <w:r w:rsidRPr="00BE6FC8">
        <w:rPr>
          <w:rFonts w:hint="cs"/>
          <w:sz w:val="24"/>
          <w:rtl/>
        </w:rPr>
        <w:t xml:space="preserve">، </w:t>
      </w:r>
      <w:r w:rsidRPr="00BE6FC8">
        <w:rPr>
          <w:rStyle w:val="tr-align-text"/>
          <w:sz w:val="24"/>
          <w:rtl/>
        </w:rPr>
        <w:t>پاک</w:t>
      </w:r>
      <w:r w:rsidRPr="00BE6FC8">
        <w:rPr>
          <w:sz w:val="24"/>
          <w:rtl/>
        </w:rPr>
        <w:t xml:space="preserve"> </w:t>
      </w:r>
      <w:r w:rsidRPr="00BE6FC8">
        <w:rPr>
          <w:rStyle w:val="tr-align-text"/>
          <w:sz w:val="24"/>
          <w:rtl/>
        </w:rPr>
        <w:t>و</w:t>
      </w:r>
      <w:r w:rsidRPr="00BE6FC8">
        <w:rPr>
          <w:sz w:val="24"/>
          <w:rtl/>
        </w:rPr>
        <w:t xml:space="preserve"> </w:t>
      </w:r>
      <w:r w:rsidRPr="00BE6FC8">
        <w:rPr>
          <w:rStyle w:val="tr-align-text"/>
          <w:sz w:val="24"/>
          <w:rtl/>
        </w:rPr>
        <w:t>اقتصادی</w:t>
      </w:r>
      <w:r w:rsidRPr="00BE6FC8">
        <w:rPr>
          <w:sz w:val="24"/>
          <w:rtl/>
        </w:rPr>
        <w:t xml:space="preserve"> </w:t>
      </w:r>
      <w:r w:rsidRPr="00BE6FC8">
        <w:rPr>
          <w:rStyle w:val="tr-align-text"/>
          <w:sz w:val="24"/>
          <w:rtl/>
        </w:rPr>
        <w:t>بودن</w:t>
      </w:r>
      <w:r w:rsidRPr="00BE6FC8">
        <w:rPr>
          <w:sz w:val="24"/>
          <w:rtl/>
        </w:rPr>
        <w:t xml:space="preserve"> </w:t>
      </w:r>
      <w:r w:rsidRPr="00BE6FC8">
        <w:rPr>
          <w:rStyle w:val="tr-align-text"/>
          <w:sz w:val="24"/>
          <w:rtl/>
        </w:rPr>
        <w:t>است</w:t>
      </w:r>
      <w:del w:id="32" w:author="MRT Pack 20 DVDs" w:date="2024-09-23T16:10:00Z">
        <w:r w:rsidRPr="00BE6FC8" w:rsidDel="000C290A">
          <w:rPr>
            <w:rStyle w:val="tr-align-text"/>
            <w:rFonts w:hint="cs"/>
            <w:sz w:val="24"/>
            <w:rtl/>
          </w:rPr>
          <w:delText xml:space="preserve"> </w:delText>
        </w:r>
        <w:r w:rsidRPr="00BE6FC8" w:rsidDel="000C290A">
          <w:rPr>
            <w:rStyle w:val="tr-align-text"/>
            <w:sz w:val="24"/>
          </w:rPr>
          <w:delText>.</w:delText>
        </w:r>
        <w:r w:rsidRPr="00BE6FC8" w:rsidDel="000C290A">
          <w:rPr>
            <w:rStyle w:val="tr-align-text"/>
            <w:rFonts w:hint="cs"/>
            <w:sz w:val="24"/>
            <w:rtl/>
          </w:rPr>
          <w:delText xml:space="preserve"> </w:delText>
        </w:r>
      </w:del>
      <w:ins w:id="33" w:author="MRT Pack 20 DVDs" w:date="2024-09-23T16:10:00Z">
        <w:r w:rsidR="000C290A">
          <w:rPr>
            <w:rStyle w:val="tr-align-text"/>
            <w:rFonts w:hint="cs"/>
            <w:sz w:val="24"/>
            <w:rtl/>
          </w:rPr>
          <w:t xml:space="preserve">. </w:t>
        </w:r>
      </w:ins>
      <w:r w:rsidRPr="00BE6FC8">
        <w:rPr>
          <w:rFonts w:ascii="Times New Roman" w:eastAsia="Times New Roman" w:hAnsi="Times New Roman"/>
          <w:sz w:val="24"/>
          <w:rtl/>
        </w:rPr>
        <w:t>با این ح</w:t>
      </w:r>
      <w:r w:rsidRPr="00BE6FC8">
        <w:rPr>
          <w:rFonts w:ascii="Times New Roman" w:eastAsia="Times New Roman" w:hAnsi="Times New Roman" w:hint="cs"/>
          <w:sz w:val="24"/>
          <w:rtl/>
        </w:rPr>
        <w:t>ال انواع</w:t>
      </w:r>
      <w:r w:rsidRPr="00BE6FC8">
        <w:rPr>
          <w:rFonts w:ascii="Times New Roman" w:eastAsia="Times New Roman" w:hAnsi="Times New Roman"/>
          <w:sz w:val="24"/>
        </w:rPr>
        <w:t xml:space="preserve"> </w:t>
      </w:r>
      <w:r w:rsidRPr="00BE6FC8">
        <w:rPr>
          <w:rFonts w:ascii="Times New Roman" w:eastAsia="Times New Roman" w:hAnsi="Times New Roman"/>
          <w:sz w:val="24"/>
          <w:rtl/>
        </w:rPr>
        <w:t xml:space="preserve">خطا در </w:t>
      </w:r>
      <w:del w:id="34" w:author="MRT Pack 20 DVDs" w:date="2024-09-23T16:11:00Z">
        <w:r w:rsidRPr="00BE6FC8" w:rsidDel="000C290A">
          <w:rPr>
            <w:rFonts w:ascii="Times New Roman" w:eastAsia="Times New Roman" w:hAnsi="Times New Roman"/>
            <w:sz w:val="24"/>
            <w:rtl/>
          </w:rPr>
          <w:delText>آرایه</w:delText>
        </w:r>
        <w:r w:rsidRPr="00BE6FC8" w:rsidDel="000C290A">
          <w:rPr>
            <w:rFonts w:ascii="Times New Roman" w:eastAsia="Times New Roman" w:hAnsi="Times New Roman" w:hint="cs"/>
            <w:sz w:val="24"/>
            <w:rtl/>
          </w:rPr>
          <w:delText xml:space="preserve"> </w:delText>
        </w:r>
      </w:del>
      <w:ins w:id="35" w:author="MRT Pack 20 DVDs" w:date="2024-09-23T16:11:00Z">
        <w:r w:rsidR="000C290A" w:rsidRPr="00BE6FC8">
          <w:rPr>
            <w:rFonts w:ascii="Times New Roman" w:eastAsia="Times New Roman" w:hAnsi="Times New Roman"/>
            <w:sz w:val="24"/>
            <w:rtl/>
          </w:rPr>
          <w:t>آرایه</w:t>
        </w:r>
        <w:r w:rsidR="000C290A">
          <w:rPr>
            <w:rFonts w:ascii="Times New Roman" w:eastAsia="Times New Roman" w:hAnsi="Times New Roman" w:hint="cs"/>
            <w:sz w:val="24"/>
            <w:rtl/>
          </w:rPr>
          <w:t>‌</w:t>
        </w:r>
      </w:ins>
      <w:r w:rsidRPr="00BE6FC8">
        <w:rPr>
          <w:rFonts w:ascii="Times New Roman" w:eastAsia="Times New Roman" w:hAnsi="Times New Roman" w:hint="cs"/>
          <w:sz w:val="24"/>
          <w:rtl/>
        </w:rPr>
        <w:t xml:space="preserve">های </w:t>
      </w:r>
      <w:r w:rsidR="0026380B">
        <w:rPr>
          <w:rFonts w:ascii="Times New Roman" w:eastAsia="Times New Roman" w:hAnsi="Times New Roman" w:hint="cs"/>
          <w:sz w:val="24"/>
          <w:rtl/>
        </w:rPr>
        <w:t xml:space="preserve"> فتوولتائیک </w:t>
      </w:r>
      <w:r w:rsidRPr="00BE6FC8">
        <w:rPr>
          <w:rFonts w:ascii="Times New Roman" w:eastAsia="Times New Roman" w:hAnsi="Times New Roman"/>
          <w:sz w:val="24"/>
          <w:rtl/>
        </w:rPr>
        <w:t xml:space="preserve"> به شدت مانع کارایی و ایمنی </w:t>
      </w:r>
      <w:del w:id="36" w:author="MRT Pack 20 DVDs" w:date="2024-09-23T16:11:00Z">
        <w:r w:rsidRPr="00BE6FC8" w:rsidDel="000C290A">
          <w:rPr>
            <w:rFonts w:ascii="Times New Roman" w:eastAsia="Times New Roman" w:hAnsi="Times New Roman"/>
            <w:sz w:val="24"/>
            <w:rtl/>
          </w:rPr>
          <w:delText>سیستم</w:delText>
        </w:r>
        <w:r w:rsidRPr="00BE6FC8" w:rsidDel="000C290A">
          <w:rPr>
            <w:rFonts w:ascii="Times New Roman" w:eastAsia="Times New Roman" w:hAnsi="Times New Roman" w:hint="cs"/>
            <w:sz w:val="24"/>
            <w:rtl/>
          </w:rPr>
          <w:delText xml:space="preserve"> </w:delText>
        </w:r>
      </w:del>
      <w:ins w:id="37" w:author="MRT Pack 20 DVDs" w:date="2024-09-23T16:11:00Z">
        <w:r w:rsidR="000C290A" w:rsidRPr="00BE6FC8">
          <w:rPr>
            <w:rFonts w:ascii="Times New Roman" w:eastAsia="Times New Roman" w:hAnsi="Times New Roman"/>
            <w:sz w:val="24"/>
            <w:rtl/>
          </w:rPr>
          <w:t>سیستم</w:t>
        </w:r>
        <w:r w:rsidR="000C290A">
          <w:rPr>
            <w:rFonts w:ascii="Times New Roman" w:eastAsia="Times New Roman" w:hAnsi="Times New Roman" w:hint="cs"/>
            <w:sz w:val="24"/>
            <w:rtl/>
          </w:rPr>
          <w:t>‌</w:t>
        </w:r>
      </w:ins>
      <w:r w:rsidRPr="00BE6FC8">
        <w:rPr>
          <w:rFonts w:ascii="Times New Roman" w:eastAsia="Times New Roman" w:hAnsi="Times New Roman" w:hint="cs"/>
          <w:sz w:val="24"/>
          <w:rtl/>
        </w:rPr>
        <w:t xml:space="preserve">های </w:t>
      </w:r>
      <w:r w:rsidR="0026380B">
        <w:rPr>
          <w:rFonts w:ascii="Times New Roman" w:eastAsia="Times New Roman" w:hAnsi="Times New Roman" w:hint="cs"/>
          <w:sz w:val="24"/>
          <w:rtl/>
        </w:rPr>
        <w:t xml:space="preserve"> فتوولتائیک </w:t>
      </w:r>
      <w:r w:rsidRPr="00BE6FC8">
        <w:rPr>
          <w:rFonts w:ascii="Times New Roman" w:eastAsia="Times New Roman" w:hAnsi="Times New Roman"/>
          <w:sz w:val="24"/>
          <w:rtl/>
        </w:rPr>
        <w:t xml:space="preserve"> شده و حتی باعث خطرات</w:t>
      </w:r>
      <w:r w:rsidRPr="00BE6FC8">
        <w:rPr>
          <w:rFonts w:ascii="Times New Roman" w:eastAsia="Times New Roman" w:hAnsi="Times New Roman" w:hint="cs"/>
          <w:sz w:val="24"/>
          <w:rtl/>
        </w:rPr>
        <w:t>ی مانند</w:t>
      </w:r>
      <w:r w:rsidRPr="00BE6FC8">
        <w:rPr>
          <w:rFonts w:ascii="Times New Roman" w:eastAsia="Times New Roman" w:hAnsi="Times New Roman"/>
          <w:sz w:val="24"/>
          <w:rtl/>
        </w:rPr>
        <w:t xml:space="preserve"> آتش‌سوزی می‌شوند</w:t>
      </w:r>
      <w:del w:id="38" w:author="MRT Pack 20 DVDs" w:date="2024-09-23T16:11:00Z">
        <w:r w:rsidRPr="00BE6FC8" w:rsidDel="000C290A">
          <w:rPr>
            <w:rFonts w:ascii="Times New Roman" w:eastAsia="Times New Roman" w:hAnsi="Times New Roman"/>
            <w:sz w:val="24"/>
          </w:rPr>
          <w:delText>.</w:delText>
        </w:r>
        <w:r w:rsidRPr="00BE6FC8" w:rsidDel="000C290A">
          <w:rPr>
            <w:rFonts w:ascii="Times New Roman" w:eastAsia="Times New Roman" w:hAnsi="Times New Roman"/>
            <w:sz w:val="24"/>
            <w:rtl/>
          </w:rPr>
          <w:delText xml:space="preserve"> </w:delText>
        </w:r>
      </w:del>
      <w:ins w:id="39" w:author="MRT Pack 20 DVDs" w:date="2024-09-23T16:11:00Z">
        <w:r w:rsidR="000C290A">
          <w:rPr>
            <w:rFonts w:ascii="Times New Roman" w:eastAsia="Times New Roman" w:hAnsi="Times New Roman" w:hint="cs"/>
            <w:sz w:val="24"/>
            <w:rtl/>
          </w:rPr>
          <w:t>.</w:t>
        </w:r>
        <w:r w:rsidR="000C290A" w:rsidRPr="00BE6FC8">
          <w:rPr>
            <w:rFonts w:ascii="Times New Roman" w:eastAsia="Times New Roman" w:hAnsi="Times New Roman"/>
            <w:sz w:val="24"/>
            <w:rtl/>
          </w:rPr>
          <w:t xml:space="preserve"> </w:t>
        </w:r>
      </w:ins>
      <w:r w:rsidRPr="00BE6FC8">
        <w:rPr>
          <w:rFonts w:ascii="Times New Roman" w:eastAsia="Times New Roman" w:hAnsi="Times New Roman"/>
          <w:sz w:val="24"/>
          <w:rtl/>
        </w:rPr>
        <w:t xml:space="preserve">تشخیص </w:t>
      </w:r>
      <w:ins w:id="40" w:author="MRT Pack 20 DVDs" w:date="2024-09-23T16:11:00Z">
        <w:r w:rsidR="000C290A" w:rsidRPr="00BE6FC8">
          <w:rPr>
            <w:rFonts w:ascii="Times New Roman" w:eastAsia="Times New Roman" w:hAnsi="Times New Roman"/>
            <w:sz w:val="24"/>
            <w:rtl/>
          </w:rPr>
          <w:t xml:space="preserve">هوشمند </w:t>
        </w:r>
      </w:ins>
      <w:r w:rsidRPr="00BE6FC8">
        <w:rPr>
          <w:rFonts w:ascii="Times New Roman" w:eastAsia="Times New Roman" w:hAnsi="Times New Roman"/>
          <w:sz w:val="24"/>
          <w:rtl/>
        </w:rPr>
        <w:t xml:space="preserve">خطای </w:t>
      </w:r>
      <w:del w:id="41" w:author="MRT Pack 20 DVDs" w:date="2024-09-23T16:11:00Z">
        <w:r w:rsidRPr="00BE6FC8" w:rsidDel="000C290A">
          <w:rPr>
            <w:rFonts w:ascii="Times New Roman" w:eastAsia="Times New Roman" w:hAnsi="Times New Roman"/>
            <w:sz w:val="24"/>
            <w:rtl/>
          </w:rPr>
          <w:delText xml:space="preserve">هوشمند </w:delText>
        </w:r>
      </w:del>
      <w:r w:rsidRPr="00BE6FC8">
        <w:rPr>
          <w:rFonts w:ascii="Times New Roman" w:eastAsia="Times New Roman" w:hAnsi="Times New Roman"/>
          <w:sz w:val="24"/>
          <w:rtl/>
        </w:rPr>
        <w:t>یکی از اجزای مهم سیستم نگهداری هوشمند است</w:t>
      </w:r>
      <w:del w:id="42" w:author="MRT Pack 20 DVDs" w:date="2024-09-23T16:11:00Z">
        <w:r w:rsidRPr="00BE6FC8" w:rsidDel="000C290A">
          <w:rPr>
            <w:rFonts w:ascii="Times New Roman" w:eastAsia="Times New Roman" w:hAnsi="Times New Roman"/>
            <w:sz w:val="24"/>
          </w:rPr>
          <w:delText>.</w:delText>
        </w:r>
      </w:del>
      <w:ins w:id="43" w:author="MRT Pack 20 DVDs" w:date="2024-09-23T16:11:00Z">
        <w:r w:rsidR="000C290A">
          <w:rPr>
            <w:rFonts w:ascii="Times New Roman" w:eastAsia="Times New Roman" w:hAnsi="Times New Roman" w:hint="cs"/>
            <w:sz w:val="24"/>
            <w:rtl/>
          </w:rPr>
          <w:t xml:space="preserve">. </w:t>
        </w:r>
      </w:ins>
      <w:r w:rsidRPr="00BE6FC8">
        <w:rPr>
          <w:rFonts w:ascii="Times New Roman" w:eastAsia="Times New Roman" w:hAnsi="Times New Roman"/>
          <w:sz w:val="24"/>
          <w:rtl/>
        </w:rPr>
        <w:t xml:space="preserve">این کار به ارائه برنامه‌های نگهداری دقیق‌تر برای تعمیر و نگهداری تجهیزات از طریق پایش </w:t>
      </w:r>
      <w:ins w:id="44" w:author="MRT Pack 20 DVDs" w:date="2024-09-23T16:12:00Z">
        <w:r w:rsidR="000C290A" w:rsidRPr="00BE6FC8">
          <w:rPr>
            <w:rFonts w:ascii="Times New Roman" w:eastAsia="Times New Roman" w:hAnsi="Times New Roman"/>
            <w:sz w:val="24"/>
            <w:rtl/>
          </w:rPr>
          <w:t xml:space="preserve">آنلاین </w:t>
        </w:r>
      </w:ins>
      <w:r w:rsidRPr="00BE6FC8">
        <w:rPr>
          <w:rFonts w:ascii="Times New Roman" w:eastAsia="Times New Roman" w:hAnsi="Times New Roman"/>
          <w:sz w:val="24"/>
          <w:rtl/>
        </w:rPr>
        <w:t xml:space="preserve">وضعیت عملیات سیستم </w:t>
      </w:r>
      <w:del w:id="45" w:author="MRT Pack 20 DVDs" w:date="2024-09-23T16:12:00Z">
        <w:r w:rsidRPr="00BE6FC8" w:rsidDel="000C290A">
          <w:rPr>
            <w:rFonts w:ascii="Times New Roman" w:eastAsia="Times New Roman" w:hAnsi="Times New Roman"/>
            <w:sz w:val="24"/>
            <w:rtl/>
          </w:rPr>
          <w:delText xml:space="preserve">آنلاین </w:delText>
        </w:r>
      </w:del>
      <w:r w:rsidRPr="00BE6FC8">
        <w:rPr>
          <w:rFonts w:ascii="Times New Roman" w:eastAsia="Times New Roman" w:hAnsi="Times New Roman"/>
          <w:sz w:val="24"/>
          <w:rtl/>
        </w:rPr>
        <w:t>و تحلیل داده‌های مختلف سیستم  کمک می‌کند</w:t>
      </w:r>
      <w:r w:rsidRPr="008D2C8B">
        <w:rPr>
          <w:rFonts w:ascii="Times New Roman" w:eastAsia="Times New Roman" w:hAnsi="Times New Roman" w:cs="Times New Roman"/>
          <w:sz w:val="24"/>
        </w:rPr>
        <w:t>.</w:t>
      </w:r>
      <w:r w:rsidR="00610CD6" w:rsidRPr="00610CD6">
        <w:rPr>
          <w:rtl/>
        </w:rPr>
        <w:t xml:space="preserve"> </w:t>
      </w:r>
      <w:r w:rsidR="00610CD6">
        <w:rPr>
          <w:rFonts w:hint="cs"/>
          <w:rtl/>
        </w:rPr>
        <w:t>م</w:t>
      </w:r>
      <w:r w:rsidR="00610CD6">
        <w:rPr>
          <w:rStyle w:val="tr-align-text"/>
          <w:rtl/>
        </w:rPr>
        <w:t>ساله</w:t>
      </w:r>
      <w:r w:rsidR="00610CD6">
        <w:rPr>
          <w:rtl/>
        </w:rPr>
        <w:t xml:space="preserve"> </w:t>
      </w:r>
      <w:r w:rsidR="00610CD6">
        <w:rPr>
          <w:rStyle w:val="tr-align-text"/>
          <w:rtl/>
        </w:rPr>
        <w:t>اصلی</w:t>
      </w:r>
      <w:r w:rsidR="00610CD6">
        <w:rPr>
          <w:rtl/>
        </w:rPr>
        <w:t xml:space="preserve"> </w:t>
      </w:r>
      <w:r w:rsidR="00610CD6">
        <w:rPr>
          <w:rStyle w:val="tr-align-text"/>
          <w:rtl/>
        </w:rPr>
        <w:t>تشخیص</w:t>
      </w:r>
      <w:r w:rsidR="00610CD6">
        <w:rPr>
          <w:rtl/>
        </w:rPr>
        <w:t xml:space="preserve"> </w:t>
      </w:r>
      <w:r w:rsidR="00610CD6">
        <w:rPr>
          <w:rStyle w:val="tr-align-text"/>
          <w:rtl/>
        </w:rPr>
        <w:t>هوشمند</w:t>
      </w:r>
      <w:r w:rsidR="00610CD6">
        <w:rPr>
          <w:rtl/>
        </w:rPr>
        <w:t xml:space="preserve"> </w:t>
      </w:r>
      <w:r w:rsidR="00610CD6">
        <w:rPr>
          <w:rStyle w:val="tr-align-text"/>
          <w:rtl/>
        </w:rPr>
        <w:t>خطا</w:t>
      </w:r>
      <w:r w:rsidR="00610CD6">
        <w:rPr>
          <w:rtl/>
        </w:rPr>
        <w:t xml:space="preserve"> </w:t>
      </w:r>
      <w:r w:rsidR="00610CD6">
        <w:rPr>
          <w:rStyle w:val="tr-align-text"/>
          <w:rtl/>
        </w:rPr>
        <w:t>سرعت</w:t>
      </w:r>
      <w:r w:rsidR="00610CD6">
        <w:rPr>
          <w:rtl/>
        </w:rPr>
        <w:t xml:space="preserve"> </w:t>
      </w:r>
      <w:r w:rsidR="00610CD6">
        <w:rPr>
          <w:rStyle w:val="tr-align-text"/>
          <w:rtl/>
        </w:rPr>
        <w:t>آموزش</w:t>
      </w:r>
      <w:del w:id="46" w:author="MRT Pack 20 DVDs" w:date="2024-09-23T16:12:00Z">
        <w:r w:rsidR="00610CD6" w:rsidDel="000C290A">
          <w:rPr>
            <w:rStyle w:val="tr-align-text"/>
          </w:rPr>
          <w:delText>,</w:delText>
        </w:r>
        <w:r w:rsidR="00610CD6" w:rsidDel="000C290A">
          <w:delText xml:space="preserve"> </w:delText>
        </w:r>
      </w:del>
      <w:ins w:id="47" w:author="MRT Pack 20 DVDs" w:date="2024-09-23T16:12:00Z">
        <w:r w:rsidR="000C290A">
          <w:rPr>
            <w:rStyle w:val="tr-align-text"/>
            <w:rFonts w:hint="cs"/>
            <w:rtl/>
          </w:rPr>
          <w:t xml:space="preserve">، </w:t>
        </w:r>
      </w:ins>
      <w:r w:rsidR="00610CD6">
        <w:rPr>
          <w:rStyle w:val="tr-align-text"/>
          <w:rtl/>
        </w:rPr>
        <w:t>دقت</w:t>
      </w:r>
      <w:r w:rsidR="00610CD6">
        <w:rPr>
          <w:rtl/>
        </w:rPr>
        <w:t xml:space="preserve"> </w:t>
      </w:r>
      <w:r w:rsidR="00610CD6">
        <w:rPr>
          <w:rStyle w:val="tr-align-text"/>
          <w:rtl/>
        </w:rPr>
        <w:t>و</w:t>
      </w:r>
      <w:r w:rsidR="00610CD6">
        <w:rPr>
          <w:rtl/>
        </w:rPr>
        <w:t xml:space="preserve"> </w:t>
      </w:r>
      <w:r w:rsidR="00610CD6">
        <w:rPr>
          <w:rStyle w:val="tr-align-text"/>
          <w:rtl/>
        </w:rPr>
        <w:t>به موقع</w:t>
      </w:r>
      <w:r w:rsidR="00610CD6">
        <w:rPr>
          <w:rtl/>
        </w:rPr>
        <w:t xml:space="preserve"> </w:t>
      </w:r>
      <w:r w:rsidR="00610CD6">
        <w:rPr>
          <w:rStyle w:val="tr-align-text"/>
          <w:rtl/>
        </w:rPr>
        <w:t>بودن تشخیص</w:t>
      </w:r>
      <w:r w:rsidR="00610CD6">
        <w:rPr>
          <w:rtl/>
        </w:rPr>
        <w:t xml:space="preserve"> </w:t>
      </w:r>
      <w:r w:rsidR="00610CD6">
        <w:rPr>
          <w:rStyle w:val="tr-align-text"/>
          <w:rtl/>
        </w:rPr>
        <w:t>عیب</w:t>
      </w:r>
      <w:r w:rsidR="00610CD6">
        <w:rPr>
          <w:rtl/>
        </w:rPr>
        <w:t xml:space="preserve"> </w:t>
      </w:r>
      <w:r w:rsidR="00610CD6">
        <w:rPr>
          <w:rStyle w:val="tr-align-text"/>
          <w:rtl/>
        </w:rPr>
        <w:t>است</w:t>
      </w:r>
      <w:r w:rsidR="00610CD6">
        <w:rPr>
          <w:rStyle w:val="tr-align-text"/>
          <w:rFonts w:hint="cs"/>
          <w:rtl/>
        </w:rPr>
        <w:t xml:space="preserve">. در این پژوهش برآنیم تا با </w:t>
      </w:r>
      <w:del w:id="48" w:author="MRT Pack 20 DVDs" w:date="2024-09-23T16:12:00Z">
        <w:r w:rsidR="00610CD6" w:rsidDel="000C290A">
          <w:rPr>
            <w:rStyle w:val="tr-align-text"/>
            <w:rFonts w:hint="cs"/>
            <w:rtl/>
          </w:rPr>
          <w:delText xml:space="preserve">بهره </w:delText>
        </w:r>
      </w:del>
      <w:ins w:id="49" w:author="MRT Pack 20 DVDs" w:date="2024-09-23T16:12:00Z">
        <w:r w:rsidR="000C290A">
          <w:rPr>
            <w:rStyle w:val="tr-align-text"/>
            <w:rFonts w:hint="cs"/>
            <w:rtl/>
          </w:rPr>
          <w:t>بهره‌</w:t>
        </w:r>
      </w:ins>
      <w:r w:rsidR="00610CD6">
        <w:rPr>
          <w:rStyle w:val="tr-align-text"/>
          <w:rFonts w:hint="cs"/>
          <w:rtl/>
        </w:rPr>
        <w:t xml:space="preserve">گیری از قابلیت یادگیری در </w:t>
      </w:r>
      <w:del w:id="50" w:author="MRT Pack 20 DVDs" w:date="2024-09-23T16:13:00Z">
        <w:r w:rsidR="00610CD6" w:rsidDel="000C290A">
          <w:rPr>
            <w:rStyle w:val="tr-align-text"/>
            <w:rFonts w:hint="cs"/>
            <w:rtl/>
          </w:rPr>
          <w:delText>شبکه های عصبی مصنوعی</w:delText>
        </w:r>
      </w:del>
      <w:ins w:id="51" w:author="MRT Pack 20 DVDs" w:date="2024-09-23T16:13:00Z">
        <w:r w:rsidR="000C290A">
          <w:rPr>
            <w:rStyle w:val="tr-align-text"/>
            <w:rFonts w:hint="cs"/>
            <w:rtl/>
          </w:rPr>
          <w:t>مدل‌های یادگیری عمیق</w:t>
        </w:r>
        <w:r w:rsidR="002B06D5">
          <w:rPr>
            <w:rStyle w:val="tr-align-text"/>
            <w:rFonts w:hint="cs"/>
            <w:rtl/>
          </w:rPr>
          <w:t>،</w:t>
        </w:r>
      </w:ins>
      <w:r w:rsidR="00610CD6">
        <w:rPr>
          <w:rStyle w:val="tr-align-text"/>
          <w:rFonts w:hint="cs"/>
          <w:rtl/>
        </w:rPr>
        <w:t xml:space="preserve"> </w:t>
      </w:r>
      <w:del w:id="52" w:author="MRT Pack 20 DVDs" w:date="2024-09-23T16:13:00Z">
        <w:r w:rsidR="00610CD6" w:rsidDel="002B06D5">
          <w:rPr>
            <w:rStyle w:val="tr-align-text"/>
            <w:rFonts w:hint="cs"/>
            <w:rtl/>
          </w:rPr>
          <w:delText>ب</w:delText>
        </w:r>
        <w:r w:rsidR="00672841" w:rsidDel="002B06D5">
          <w:rPr>
            <w:rStyle w:val="tr-align-text"/>
            <w:rFonts w:hint="cs"/>
            <w:rtl/>
          </w:rPr>
          <w:delText>ا</w:delText>
        </w:r>
        <w:r w:rsidR="00610CD6" w:rsidDel="002B06D5">
          <w:rPr>
            <w:rStyle w:val="tr-align-text"/>
            <w:rFonts w:hint="cs"/>
            <w:rtl/>
          </w:rPr>
          <w:delText xml:space="preserve"> افزایش </w:delText>
        </w:r>
      </w:del>
      <w:r w:rsidR="00610CD6">
        <w:rPr>
          <w:rStyle w:val="tr-align-text"/>
          <w:rFonts w:hint="cs"/>
          <w:rtl/>
        </w:rPr>
        <w:t xml:space="preserve">دقت تشخیص خطا در </w:t>
      </w:r>
      <w:del w:id="53" w:author="MRT Pack 20 DVDs" w:date="2024-09-23T16:13:00Z">
        <w:r w:rsidR="00610CD6" w:rsidDel="000C290A">
          <w:rPr>
            <w:rStyle w:val="tr-align-text"/>
            <w:rFonts w:hint="cs"/>
            <w:rtl/>
          </w:rPr>
          <w:delText xml:space="preserve">آرایه </w:delText>
        </w:r>
      </w:del>
      <w:ins w:id="54" w:author="MRT Pack 20 DVDs" w:date="2024-09-23T16:13:00Z">
        <w:r w:rsidR="000C290A">
          <w:rPr>
            <w:rStyle w:val="tr-align-text"/>
            <w:rFonts w:hint="cs"/>
            <w:rtl/>
          </w:rPr>
          <w:t>آرایه‌</w:t>
        </w:r>
      </w:ins>
      <w:r w:rsidR="00610CD6">
        <w:rPr>
          <w:rStyle w:val="tr-align-text"/>
          <w:rFonts w:hint="cs"/>
          <w:rtl/>
        </w:rPr>
        <w:t xml:space="preserve">های </w:t>
      </w:r>
      <w:r w:rsidR="0026380B">
        <w:rPr>
          <w:rStyle w:val="tr-align-text"/>
          <w:rFonts w:hint="cs"/>
          <w:rtl/>
        </w:rPr>
        <w:t xml:space="preserve"> فتوولتائیک</w:t>
      </w:r>
      <w:del w:id="55" w:author="MRT Pack 20 DVDs" w:date="2024-09-23T16:13:00Z">
        <w:r w:rsidR="0026380B" w:rsidDel="000C290A">
          <w:rPr>
            <w:rStyle w:val="tr-align-text"/>
            <w:rFonts w:hint="cs"/>
            <w:rtl/>
          </w:rPr>
          <w:delText xml:space="preserve"> </w:delText>
        </w:r>
        <w:r w:rsidR="00672841" w:rsidDel="002B06D5">
          <w:rPr>
            <w:rStyle w:val="tr-align-text"/>
            <w:rFonts w:hint="cs"/>
            <w:rtl/>
          </w:rPr>
          <w:delText xml:space="preserve">، زمان تشخیص خطا </w:delText>
        </w:r>
      </w:del>
      <w:r w:rsidR="00672841">
        <w:rPr>
          <w:rStyle w:val="tr-align-text"/>
          <w:rFonts w:hint="cs"/>
          <w:rtl/>
        </w:rPr>
        <w:t xml:space="preserve">را نیز </w:t>
      </w:r>
      <w:del w:id="56" w:author="MRT Pack 20 DVDs" w:date="2024-09-23T16:13:00Z">
        <w:r w:rsidR="00672841" w:rsidDel="002B06D5">
          <w:rPr>
            <w:rStyle w:val="tr-align-text"/>
            <w:rFonts w:hint="cs"/>
            <w:rtl/>
          </w:rPr>
          <w:delText xml:space="preserve">کاهش </w:delText>
        </w:r>
      </w:del>
      <w:ins w:id="57" w:author="MRT Pack 20 DVDs" w:date="2024-09-23T16:13:00Z">
        <w:r w:rsidR="002B06D5">
          <w:rPr>
            <w:rStyle w:val="tr-align-text"/>
            <w:rFonts w:hint="cs"/>
            <w:rtl/>
          </w:rPr>
          <w:t xml:space="preserve">افزایش </w:t>
        </w:r>
      </w:ins>
      <w:r w:rsidR="00672841">
        <w:rPr>
          <w:rStyle w:val="tr-align-text"/>
          <w:rFonts w:hint="cs"/>
          <w:rtl/>
        </w:rPr>
        <w:t>دهیم</w:t>
      </w:r>
      <w:r w:rsidR="000B77B3">
        <w:rPr>
          <w:rStyle w:val="tr-align-text"/>
          <w:rFonts w:hint="cs"/>
          <w:rtl/>
        </w:rPr>
        <w:t>.</w:t>
      </w:r>
      <w:commentRangeEnd w:id="28"/>
      <w:r w:rsidR="002A0D02">
        <w:rPr>
          <w:rStyle w:val="CommentReference"/>
          <w:rtl/>
        </w:rPr>
        <w:commentReference w:id="28"/>
      </w:r>
    </w:p>
    <w:p w14:paraId="29EB155A" w14:textId="77777777" w:rsidR="00507611" w:rsidRDefault="00507611" w:rsidP="00507611">
      <w:pPr>
        <w:bidi/>
        <w:spacing w:line="240" w:lineRule="auto"/>
        <w:jc w:val="both"/>
        <w:rPr>
          <w:sz w:val="24"/>
          <w:rtl/>
        </w:rPr>
      </w:pPr>
      <w:r>
        <w:rPr>
          <w:rFonts w:cs="B Yekan"/>
          <w:noProof/>
          <w:color w:val="008080"/>
          <w:sz w:val="24"/>
          <w:lang w:bidi="ar-SA"/>
        </w:rPr>
        <mc:AlternateContent>
          <mc:Choice Requires="wps">
            <w:drawing>
              <wp:inline distT="0" distB="0" distL="0" distR="0" wp14:anchorId="03543D96" wp14:editId="51CB52D9">
                <wp:extent cx="5267325" cy="0"/>
                <wp:effectExtent l="0" t="0" r="9525" b="19050"/>
                <wp:docPr id="18" name="Straight Connector 18"/>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8F884D6" id="Straight Connector 18"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A9ED55E" w14:textId="77777777" w:rsidR="00545FF7" w:rsidRDefault="00545FF7" w:rsidP="002C5F27">
      <w:pPr>
        <w:bidi/>
        <w:ind w:right="562"/>
        <w:jc w:val="both"/>
        <w:rPr>
          <w:rFonts w:cs="B Yekan"/>
          <w:color w:val="008080"/>
          <w:sz w:val="24"/>
          <w:rtl/>
        </w:rPr>
      </w:pPr>
      <w:r>
        <w:rPr>
          <w:rFonts w:cs="B Yekan" w:hint="cs"/>
          <w:color w:val="008080"/>
          <w:sz w:val="24"/>
          <w:rtl/>
        </w:rPr>
        <w:t>5- واژگان کلیدی</w:t>
      </w:r>
    </w:p>
    <w:p w14:paraId="7A6C4F69" w14:textId="7590B760" w:rsidR="00545FF7" w:rsidRPr="00545FF7" w:rsidRDefault="000C290A" w:rsidP="007E094A">
      <w:pPr>
        <w:bidi/>
        <w:spacing w:line="240" w:lineRule="auto"/>
        <w:jc w:val="both"/>
        <w:rPr>
          <w:sz w:val="24"/>
          <w:rtl/>
        </w:rPr>
      </w:pPr>
      <w:commentRangeStart w:id="58"/>
      <w:ins w:id="59" w:author="MRT Pack 20 DVDs" w:date="2024-09-23T16:10:00Z">
        <w:r>
          <w:rPr>
            <w:rFonts w:hint="cs"/>
            <w:sz w:val="24"/>
            <w:rtl/>
          </w:rPr>
          <w:t>انرژی خورشیدی، یادگیری عمیق، تشخیص خطا، آرایه های فوتوولنیک</w:t>
        </w:r>
      </w:ins>
      <w:del w:id="60" w:author="MRT Pack 20 DVDs" w:date="2024-09-23T16:10:00Z">
        <w:r w:rsidR="000B77B3" w:rsidDel="000C290A">
          <w:rPr>
            <w:rFonts w:hint="cs"/>
            <w:sz w:val="24"/>
            <w:rtl/>
          </w:rPr>
          <w:delText>انرژی خورشیدی</w:delText>
        </w:r>
        <w:r w:rsidR="007E094A" w:rsidDel="000C290A">
          <w:rPr>
            <w:rFonts w:hint="cs"/>
            <w:sz w:val="24"/>
            <w:rtl/>
          </w:rPr>
          <w:delText>، یادگیری عمیق،</w:delText>
        </w:r>
        <w:r w:rsidR="000B77B3" w:rsidDel="000C290A">
          <w:rPr>
            <w:rFonts w:hint="cs"/>
            <w:sz w:val="24"/>
            <w:rtl/>
          </w:rPr>
          <w:delText xml:space="preserve"> تشخیص خطا در آرایه های فوتوولنیک</w:delText>
        </w:r>
        <w:r w:rsidR="007E094A" w:rsidDel="000C290A">
          <w:rPr>
            <w:rFonts w:hint="cs"/>
            <w:sz w:val="24"/>
            <w:rtl/>
          </w:rPr>
          <w:delText xml:space="preserve">، </w:delText>
        </w:r>
        <w:r w:rsidR="000B77B3" w:rsidDel="000C290A">
          <w:rPr>
            <w:rFonts w:hint="cs"/>
            <w:sz w:val="24"/>
            <w:rtl/>
          </w:rPr>
          <w:delText>شبکه های عصبی کانولوشنی</w:delText>
        </w:r>
      </w:del>
      <w:commentRangeEnd w:id="58"/>
      <w:r w:rsidR="00546CEC">
        <w:rPr>
          <w:rStyle w:val="CommentReference"/>
          <w:rtl/>
        </w:rPr>
        <w:commentReference w:id="58"/>
      </w:r>
    </w:p>
    <w:p w14:paraId="282F6E4D" w14:textId="77777777" w:rsidR="00545FF7" w:rsidRDefault="00545FF7" w:rsidP="00545FF7">
      <w:pPr>
        <w:bidi/>
        <w:ind w:right="562"/>
        <w:jc w:val="both"/>
        <w:rPr>
          <w:rFonts w:cs="B Yekan"/>
          <w:color w:val="008080"/>
          <w:sz w:val="24"/>
          <w:rtl/>
        </w:rPr>
      </w:pPr>
      <w:r>
        <w:rPr>
          <w:rFonts w:cs="B Yekan"/>
          <w:noProof/>
          <w:color w:val="008080"/>
          <w:sz w:val="24"/>
          <w:lang w:bidi="ar-SA"/>
        </w:rPr>
        <mc:AlternateContent>
          <mc:Choice Requires="wps">
            <w:drawing>
              <wp:inline distT="0" distB="0" distL="0" distR="0" wp14:anchorId="003620E3" wp14:editId="3798449C">
                <wp:extent cx="5267325" cy="0"/>
                <wp:effectExtent l="0" t="0" r="9525" b="19050"/>
                <wp:docPr id="23" name="Straight Connector 23"/>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44DFC11" id="Straight Connector 23"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EA73CE4" w14:textId="77777777" w:rsidR="00E93FAD" w:rsidRDefault="00545FF7" w:rsidP="001330C1">
      <w:pPr>
        <w:bidi/>
        <w:ind w:right="562"/>
        <w:jc w:val="both"/>
        <w:rPr>
          <w:rFonts w:cs="B Yekan"/>
          <w:color w:val="008080"/>
          <w:sz w:val="24"/>
          <w:rtl/>
        </w:rPr>
      </w:pPr>
      <w:r>
        <w:rPr>
          <w:rFonts w:cs="B Yekan" w:hint="cs"/>
          <w:color w:val="008080"/>
          <w:sz w:val="24"/>
          <w:rtl/>
        </w:rPr>
        <w:t>6</w:t>
      </w:r>
      <w:r w:rsidR="00E93FAD" w:rsidRPr="0080399D">
        <w:rPr>
          <w:rFonts w:cs="B Yekan" w:hint="cs"/>
          <w:color w:val="008080"/>
          <w:sz w:val="24"/>
          <w:rtl/>
        </w:rPr>
        <w:t xml:space="preserve">- </w:t>
      </w:r>
      <w:r w:rsidR="001330C1">
        <w:rPr>
          <w:rFonts w:cs="B Yekan" w:hint="cs"/>
          <w:color w:val="008080"/>
          <w:sz w:val="24"/>
          <w:rtl/>
        </w:rPr>
        <w:t xml:space="preserve">اهمیت موضوع و بیان </w:t>
      </w:r>
      <w:r w:rsidR="002C5F27">
        <w:rPr>
          <w:rFonts w:cs="B Yekan" w:hint="cs"/>
          <w:color w:val="008080"/>
          <w:sz w:val="24"/>
          <w:rtl/>
        </w:rPr>
        <w:t xml:space="preserve">مسأله </w:t>
      </w:r>
    </w:p>
    <w:p w14:paraId="30D7C428" w14:textId="597513A7" w:rsidR="00956B79" w:rsidRPr="00956B79" w:rsidRDefault="00956B79" w:rsidP="00870DE0">
      <w:pPr>
        <w:bidi/>
        <w:ind w:right="562"/>
        <w:jc w:val="both"/>
        <w:rPr>
          <w:rFonts w:cs="B Yekan"/>
          <w:color w:val="008080"/>
          <w:sz w:val="26"/>
          <w:szCs w:val="26"/>
          <w:rtl/>
        </w:rPr>
      </w:pPr>
      <w:r w:rsidRPr="00956B79">
        <w:rPr>
          <w:rStyle w:val="tr-align-text"/>
          <w:rFonts w:hint="cs"/>
          <w:sz w:val="26"/>
          <w:szCs w:val="26"/>
          <w:rtl/>
        </w:rPr>
        <w:t>ب</w:t>
      </w:r>
      <w:r w:rsidRPr="00956B79">
        <w:rPr>
          <w:rStyle w:val="tr-align-text"/>
          <w:sz w:val="26"/>
          <w:szCs w:val="26"/>
          <w:rtl/>
        </w:rPr>
        <w:t>رای</w:t>
      </w:r>
      <w:r w:rsidRPr="00956B79">
        <w:rPr>
          <w:sz w:val="26"/>
          <w:szCs w:val="26"/>
          <w:rtl/>
        </w:rPr>
        <w:t xml:space="preserve"> </w:t>
      </w:r>
      <w:r w:rsidRPr="00956B79">
        <w:rPr>
          <w:rStyle w:val="tr-align-text"/>
          <w:sz w:val="26"/>
          <w:szCs w:val="26"/>
          <w:rtl/>
        </w:rPr>
        <w:t>چند</w:t>
      </w:r>
      <w:r w:rsidRPr="00956B79">
        <w:rPr>
          <w:sz w:val="26"/>
          <w:szCs w:val="26"/>
          <w:rtl/>
        </w:rPr>
        <w:t xml:space="preserve"> </w:t>
      </w:r>
      <w:r w:rsidRPr="00956B79">
        <w:rPr>
          <w:rStyle w:val="tr-align-text"/>
          <w:sz w:val="26"/>
          <w:szCs w:val="26"/>
          <w:rtl/>
        </w:rPr>
        <w:t>دهه</w:t>
      </w:r>
      <w:r w:rsidRPr="00956B79">
        <w:rPr>
          <w:sz w:val="26"/>
          <w:szCs w:val="26"/>
          <w:rtl/>
        </w:rPr>
        <w:t xml:space="preserve"> </w:t>
      </w:r>
      <w:r w:rsidRPr="00956B79">
        <w:rPr>
          <w:rStyle w:val="tr-align-text"/>
          <w:sz w:val="26"/>
          <w:szCs w:val="26"/>
          <w:rtl/>
        </w:rPr>
        <w:t>اخیر</w:t>
      </w:r>
      <w:r w:rsidRPr="00956B79">
        <w:rPr>
          <w:rStyle w:val="tr-align-text"/>
          <w:rFonts w:hint="cs"/>
          <w:sz w:val="26"/>
          <w:szCs w:val="26"/>
          <w:rtl/>
        </w:rPr>
        <w:t xml:space="preserve">، </w:t>
      </w:r>
      <w:r w:rsidRPr="00956B79">
        <w:rPr>
          <w:rStyle w:val="tr-align-text"/>
          <w:sz w:val="26"/>
          <w:szCs w:val="26"/>
          <w:rtl/>
        </w:rPr>
        <w:t>تخلیه</w:t>
      </w:r>
      <w:r w:rsidRPr="00956B79">
        <w:rPr>
          <w:sz w:val="26"/>
          <w:szCs w:val="26"/>
          <w:rtl/>
        </w:rPr>
        <w:t xml:space="preserve"> </w:t>
      </w:r>
      <w:r w:rsidRPr="00956B79">
        <w:rPr>
          <w:rStyle w:val="tr-align-text"/>
          <w:sz w:val="26"/>
          <w:szCs w:val="26"/>
          <w:rtl/>
        </w:rPr>
        <w:t>مداوم</w:t>
      </w:r>
      <w:r w:rsidRPr="00956B79">
        <w:rPr>
          <w:sz w:val="26"/>
          <w:szCs w:val="26"/>
          <w:rtl/>
        </w:rPr>
        <w:t xml:space="preserve"> </w:t>
      </w:r>
      <w:r w:rsidRPr="00956B79">
        <w:rPr>
          <w:rStyle w:val="tr-align-text"/>
          <w:sz w:val="26"/>
          <w:szCs w:val="26"/>
          <w:rtl/>
        </w:rPr>
        <w:t>سوخت</w:t>
      </w:r>
      <w:r w:rsidRPr="00956B79">
        <w:rPr>
          <w:sz w:val="26"/>
          <w:szCs w:val="26"/>
          <w:rtl/>
        </w:rPr>
        <w:t xml:space="preserve"> </w:t>
      </w:r>
      <w:r w:rsidRPr="00956B79">
        <w:rPr>
          <w:rStyle w:val="tr-align-text"/>
          <w:sz w:val="26"/>
          <w:szCs w:val="26"/>
          <w:rtl/>
        </w:rPr>
        <w:t>فسیلی</w:t>
      </w:r>
      <w:r w:rsidRPr="00956B79">
        <w:rPr>
          <w:sz w:val="26"/>
          <w:szCs w:val="26"/>
          <w:rtl/>
        </w:rPr>
        <w:t xml:space="preserve"> </w:t>
      </w:r>
      <w:r w:rsidRPr="00956B79">
        <w:rPr>
          <w:rStyle w:val="tr-align-text"/>
          <w:sz w:val="26"/>
          <w:szCs w:val="26"/>
          <w:rtl/>
        </w:rPr>
        <w:t>کاربردهای</w:t>
      </w:r>
      <w:r w:rsidRPr="00956B79">
        <w:rPr>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تجدیدپذیر</w:t>
      </w:r>
      <w:r w:rsidRPr="00956B79">
        <w:rPr>
          <w:sz w:val="26"/>
          <w:szCs w:val="26"/>
          <w:rtl/>
        </w:rPr>
        <w:t xml:space="preserve"> </w:t>
      </w:r>
      <w:r w:rsidRPr="00956B79">
        <w:rPr>
          <w:rStyle w:val="tr-align-text"/>
          <w:sz w:val="26"/>
          <w:szCs w:val="26"/>
          <w:rtl/>
        </w:rPr>
        <w:t>را</w:t>
      </w:r>
      <w:r w:rsidRPr="00956B79">
        <w:rPr>
          <w:sz w:val="26"/>
          <w:szCs w:val="26"/>
          <w:rtl/>
        </w:rPr>
        <w:t xml:space="preserve"> </w:t>
      </w:r>
      <w:r w:rsidRPr="00956B79">
        <w:rPr>
          <w:rStyle w:val="tr-align-text"/>
          <w:sz w:val="26"/>
          <w:szCs w:val="26"/>
          <w:rtl/>
        </w:rPr>
        <w:t>ارتقا</w:t>
      </w:r>
      <w:r w:rsidRPr="00956B79">
        <w:rPr>
          <w:sz w:val="26"/>
          <w:szCs w:val="26"/>
          <w:rtl/>
        </w:rPr>
        <w:t xml:space="preserve"> </w:t>
      </w:r>
      <w:r w:rsidRPr="00956B79">
        <w:rPr>
          <w:rStyle w:val="tr-align-text"/>
          <w:sz w:val="26"/>
          <w:szCs w:val="26"/>
          <w:rtl/>
        </w:rPr>
        <w:t>داده‌است</w:t>
      </w:r>
      <w:r w:rsidRPr="00956B79">
        <w:rPr>
          <w:rStyle w:val="tr-align-text"/>
          <w:rFonts w:hint="cs"/>
          <w:sz w:val="26"/>
          <w:szCs w:val="26"/>
          <w:rtl/>
        </w:rPr>
        <w:t xml:space="preserve">. </w:t>
      </w:r>
      <w:r w:rsidRPr="00956B79">
        <w:rPr>
          <w:rStyle w:val="tr-align-text"/>
          <w:sz w:val="26"/>
          <w:szCs w:val="26"/>
          <w:rtl/>
        </w:rPr>
        <w:t>در</w:t>
      </w:r>
      <w:r w:rsidRPr="00956B79">
        <w:rPr>
          <w:sz w:val="26"/>
          <w:szCs w:val="26"/>
          <w:rtl/>
        </w:rPr>
        <w:t xml:space="preserve"> </w:t>
      </w:r>
      <w:r w:rsidRPr="00956B79">
        <w:rPr>
          <w:rStyle w:val="tr-align-text"/>
          <w:sz w:val="26"/>
          <w:szCs w:val="26"/>
          <w:rtl/>
        </w:rPr>
        <w:t>میان</w:t>
      </w:r>
      <w:r w:rsidRPr="00956B79">
        <w:rPr>
          <w:sz w:val="26"/>
          <w:szCs w:val="26"/>
          <w:rtl/>
        </w:rPr>
        <w:t xml:space="preserve"> </w:t>
      </w:r>
      <w:r w:rsidRPr="00956B79">
        <w:rPr>
          <w:rStyle w:val="tr-align-text"/>
          <w:sz w:val="26"/>
          <w:szCs w:val="26"/>
          <w:rtl/>
        </w:rPr>
        <w:t>این</w:t>
      </w:r>
      <w:r w:rsidRPr="00956B79">
        <w:rPr>
          <w:sz w:val="26"/>
          <w:szCs w:val="26"/>
          <w:rtl/>
        </w:rPr>
        <w:t xml:space="preserve"> </w:t>
      </w:r>
      <w:r w:rsidRPr="00956B79">
        <w:rPr>
          <w:rStyle w:val="tr-align-text"/>
          <w:sz w:val="26"/>
          <w:szCs w:val="26"/>
          <w:rtl/>
        </w:rPr>
        <w:t>انرژی‌های</w:t>
      </w:r>
      <w:r w:rsidRPr="00956B79">
        <w:rPr>
          <w:sz w:val="26"/>
          <w:szCs w:val="26"/>
          <w:rtl/>
        </w:rPr>
        <w:t xml:space="preserve"> </w:t>
      </w:r>
      <w:r w:rsidRPr="00956B79">
        <w:rPr>
          <w:rStyle w:val="tr-align-text"/>
          <w:sz w:val="26"/>
          <w:szCs w:val="26"/>
          <w:rtl/>
        </w:rPr>
        <w:t>تجدیدپذیر</w:t>
      </w:r>
      <w:r w:rsidRPr="00956B79">
        <w:rPr>
          <w:rStyle w:val="tr-align-text"/>
          <w:rFonts w:hint="cs"/>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خورشیدی</w:t>
      </w:r>
      <w:r w:rsidRPr="00956B79">
        <w:rPr>
          <w:sz w:val="26"/>
          <w:szCs w:val="26"/>
          <w:rtl/>
        </w:rPr>
        <w:t xml:space="preserve"> </w:t>
      </w:r>
      <w:r w:rsidRPr="00956B79">
        <w:rPr>
          <w:rStyle w:val="tr-align-text"/>
          <w:sz w:val="26"/>
          <w:szCs w:val="26"/>
          <w:rtl/>
        </w:rPr>
        <w:t>یکی</w:t>
      </w:r>
      <w:r w:rsidRPr="00956B79">
        <w:rPr>
          <w:sz w:val="26"/>
          <w:szCs w:val="26"/>
          <w:rtl/>
        </w:rPr>
        <w:t xml:space="preserve"> </w:t>
      </w:r>
      <w:r w:rsidRPr="00956B79">
        <w:rPr>
          <w:rStyle w:val="tr-align-text"/>
          <w:sz w:val="26"/>
          <w:szCs w:val="26"/>
          <w:rtl/>
        </w:rPr>
        <w:t>از</w:t>
      </w:r>
      <w:r w:rsidRPr="00956B79">
        <w:rPr>
          <w:sz w:val="26"/>
          <w:szCs w:val="26"/>
          <w:rtl/>
        </w:rPr>
        <w:t xml:space="preserve"> </w:t>
      </w:r>
      <w:r w:rsidRPr="00956B79">
        <w:rPr>
          <w:rStyle w:val="tr-align-text"/>
          <w:sz w:val="26"/>
          <w:szCs w:val="26"/>
          <w:rtl/>
        </w:rPr>
        <w:t>جذاب‌ترین</w:t>
      </w:r>
      <w:r w:rsidRPr="00956B79">
        <w:rPr>
          <w:sz w:val="26"/>
          <w:szCs w:val="26"/>
          <w:rtl/>
        </w:rPr>
        <w:t xml:space="preserve"> </w:t>
      </w:r>
      <w:r w:rsidRPr="00956B79">
        <w:rPr>
          <w:rStyle w:val="tr-align-text"/>
          <w:sz w:val="26"/>
          <w:szCs w:val="26"/>
          <w:rtl/>
        </w:rPr>
        <w:t>منابع</w:t>
      </w:r>
      <w:r w:rsidRPr="00956B79">
        <w:rPr>
          <w:sz w:val="26"/>
          <w:szCs w:val="26"/>
          <w:rtl/>
        </w:rPr>
        <w:t xml:space="preserve"> </w:t>
      </w:r>
      <w:r w:rsidRPr="00956B79">
        <w:rPr>
          <w:rStyle w:val="tr-align-text"/>
          <w:sz w:val="26"/>
          <w:szCs w:val="26"/>
          <w:rtl/>
        </w:rPr>
        <w:t>انرژی</w:t>
      </w:r>
      <w:r w:rsidRPr="00956B79">
        <w:rPr>
          <w:sz w:val="26"/>
          <w:szCs w:val="26"/>
          <w:rtl/>
        </w:rPr>
        <w:t xml:space="preserve"> </w:t>
      </w:r>
      <w:r w:rsidRPr="00956B79">
        <w:rPr>
          <w:rStyle w:val="tr-align-text"/>
          <w:sz w:val="26"/>
          <w:szCs w:val="26"/>
          <w:rtl/>
        </w:rPr>
        <w:t>با</w:t>
      </w:r>
      <w:r w:rsidRPr="00956B79">
        <w:rPr>
          <w:sz w:val="26"/>
          <w:szCs w:val="26"/>
          <w:rtl/>
        </w:rPr>
        <w:t xml:space="preserve"> </w:t>
      </w:r>
      <w:r w:rsidRPr="00956B79">
        <w:rPr>
          <w:rStyle w:val="tr-align-text"/>
          <w:sz w:val="26"/>
          <w:szCs w:val="26"/>
          <w:rtl/>
        </w:rPr>
        <w:t>مزیت</w:t>
      </w:r>
      <w:r w:rsidRPr="00956B79">
        <w:rPr>
          <w:sz w:val="26"/>
          <w:szCs w:val="26"/>
          <w:rtl/>
        </w:rPr>
        <w:t xml:space="preserve"> </w:t>
      </w:r>
      <w:r w:rsidRPr="00956B79">
        <w:rPr>
          <w:rStyle w:val="tr-align-text"/>
          <w:sz w:val="26"/>
          <w:szCs w:val="26"/>
          <w:rtl/>
        </w:rPr>
        <w:t>پایان‌ناپذیر</w:t>
      </w:r>
      <w:r w:rsidRPr="00956B79">
        <w:rPr>
          <w:sz w:val="26"/>
          <w:szCs w:val="26"/>
          <w:rtl/>
        </w:rPr>
        <w:t xml:space="preserve"> </w:t>
      </w:r>
      <w:r w:rsidRPr="00956B79">
        <w:rPr>
          <w:rStyle w:val="tr-align-text"/>
          <w:sz w:val="26"/>
          <w:szCs w:val="26"/>
          <w:rtl/>
        </w:rPr>
        <w:t>بودن</w:t>
      </w:r>
      <w:r w:rsidRPr="00956B79">
        <w:rPr>
          <w:rFonts w:hint="cs"/>
          <w:sz w:val="26"/>
          <w:szCs w:val="26"/>
          <w:rtl/>
        </w:rPr>
        <w:t xml:space="preserve">، </w:t>
      </w:r>
      <w:r w:rsidRPr="00956B79">
        <w:rPr>
          <w:rStyle w:val="tr-align-text"/>
          <w:sz w:val="26"/>
          <w:szCs w:val="26"/>
          <w:rtl/>
        </w:rPr>
        <w:t>پاک</w:t>
      </w:r>
      <w:r w:rsidRPr="00956B79">
        <w:rPr>
          <w:sz w:val="26"/>
          <w:szCs w:val="26"/>
          <w:rtl/>
        </w:rPr>
        <w:t xml:space="preserve"> </w:t>
      </w:r>
      <w:r w:rsidRPr="00956B79">
        <w:rPr>
          <w:rStyle w:val="tr-align-text"/>
          <w:sz w:val="26"/>
          <w:szCs w:val="26"/>
          <w:rtl/>
        </w:rPr>
        <w:t>و</w:t>
      </w:r>
      <w:r w:rsidRPr="00956B79">
        <w:rPr>
          <w:sz w:val="26"/>
          <w:szCs w:val="26"/>
          <w:rtl/>
        </w:rPr>
        <w:t xml:space="preserve"> </w:t>
      </w:r>
      <w:r w:rsidRPr="00956B79">
        <w:rPr>
          <w:rStyle w:val="tr-align-text"/>
          <w:sz w:val="26"/>
          <w:szCs w:val="26"/>
          <w:rtl/>
        </w:rPr>
        <w:t>اقتصادی</w:t>
      </w:r>
      <w:r w:rsidRPr="00956B79">
        <w:rPr>
          <w:sz w:val="26"/>
          <w:szCs w:val="26"/>
          <w:rtl/>
        </w:rPr>
        <w:t xml:space="preserve"> </w:t>
      </w:r>
      <w:r w:rsidRPr="00956B79">
        <w:rPr>
          <w:rStyle w:val="tr-align-text"/>
          <w:sz w:val="26"/>
          <w:szCs w:val="26"/>
          <w:rtl/>
        </w:rPr>
        <w:t>بودن</w:t>
      </w:r>
      <w:r w:rsidRPr="00956B79">
        <w:rPr>
          <w:sz w:val="26"/>
          <w:szCs w:val="26"/>
          <w:rtl/>
        </w:rPr>
        <w:t xml:space="preserve"> </w:t>
      </w:r>
      <w:r w:rsidRPr="00956B79">
        <w:rPr>
          <w:rStyle w:val="tr-align-text"/>
          <w:sz w:val="26"/>
          <w:szCs w:val="26"/>
          <w:rtl/>
        </w:rPr>
        <w:t>است</w:t>
      </w:r>
      <w:r w:rsidRPr="00956B79">
        <w:rPr>
          <w:rStyle w:val="tr-align-text"/>
          <w:rFonts w:hint="cs"/>
          <w:sz w:val="26"/>
          <w:szCs w:val="26"/>
          <w:rtl/>
        </w:rPr>
        <w:t xml:space="preserve"> </w:t>
      </w:r>
      <w:r w:rsidRPr="00956B79">
        <w:rPr>
          <w:rStyle w:val="tr-align-text"/>
          <w:sz w:val="26"/>
          <w:szCs w:val="26"/>
        </w:rPr>
        <w:t>.</w:t>
      </w:r>
      <w:r w:rsidRPr="00956B79">
        <w:rPr>
          <w:rStyle w:val="tr-align-text"/>
          <w:rFonts w:hint="cs"/>
          <w:sz w:val="26"/>
          <w:szCs w:val="26"/>
          <w:rtl/>
        </w:rPr>
        <w:t xml:space="preserve"> </w:t>
      </w:r>
      <w:r w:rsidRPr="00956B79">
        <w:rPr>
          <w:rFonts w:ascii="Times New Roman" w:eastAsia="Times New Roman" w:hAnsi="Times New Roman"/>
          <w:sz w:val="26"/>
          <w:szCs w:val="26"/>
          <w:rtl/>
        </w:rPr>
        <w:t>با این ح</w:t>
      </w:r>
      <w:r w:rsidRPr="00956B79">
        <w:rPr>
          <w:rFonts w:ascii="Times New Roman" w:eastAsia="Times New Roman" w:hAnsi="Times New Roman" w:hint="cs"/>
          <w:sz w:val="26"/>
          <w:szCs w:val="26"/>
          <w:rtl/>
        </w:rPr>
        <w:t>ال انواع</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خطا در آرایه</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sz w:val="26"/>
          <w:szCs w:val="26"/>
          <w:rtl/>
        </w:rPr>
        <w:t xml:space="preserve"> به شدت مانع کارایی و ایمنی سیستم</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sz w:val="26"/>
          <w:szCs w:val="26"/>
          <w:rtl/>
        </w:rPr>
        <w:t xml:space="preserve"> شده و حتی باعث خطرات</w:t>
      </w:r>
      <w:r w:rsidRPr="00956B79">
        <w:rPr>
          <w:rFonts w:ascii="Times New Roman" w:eastAsia="Times New Roman" w:hAnsi="Times New Roman" w:hint="cs"/>
          <w:sz w:val="26"/>
          <w:szCs w:val="26"/>
          <w:rtl/>
        </w:rPr>
        <w:t>ی مانند</w:t>
      </w:r>
      <w:r w:rsidRPr="00956B79">
        <w:rPr>
          <w:rFonts w:ascii="Times New Roman" w:eastAsia="Times New Roman" w:hAnsi="Times New Roman"/>
          <w:sz w:val="26"/>
          <w:szCs w:val="26"/>
          <w:rtl/>
        </w:rPr>
        <w:t xml:space="preserve"> آتش‌سوزی می‌شوند</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به منظور اطمینان از کارایی و عملکرد ایمن سیستم</w:t>
      </w:r>
      <w:r w:rsidRPr="00956B79">
        <w:rPr>
          <w:rFonts w:ascii="Times New Roman" w:eastAsia="Times New Roman" w:hAnsi="Times New Roman" w:hint="cs"/>
          <w:sz w:val="26"/>
          <w:szCs w:val="26"/>
          <w:rtl/>
        </w:rPr>
        <w:t xml:space="preserve"> های </w:t>
      </w:r>
      <w:r w:rsidR="0026380B">
        <w:rPr>
          <w:rFonts w:ascii="Times New Roman" w:eastAsia="Times New Roman" w:hAnsi="Times New Roman" w:hint="cs"/>
          <w:sz w:val="26"/>
          <w:szCs w:val="26"/>
          <w:rtl/>
        </w:rPr>
        <w:t xml:space="preserve"> فتوولتائیک </w:t>
      </w:r>
      <w:r w:rsidRPr="00956B79">
        <w:rPr>
          <w:rFonts w:ascii="Times New Roman" w:eastAsia="Times New Roman" w:hAnsi="Times New Roman" w:hint="cs"/>
          <w:sz w:val="26"/>
          <w:szCs w:val="26"/>
          <w:rtl/>
        </w:rPr>
        <w:t xml:space="preserve"> </w:t>
      </w:r>
      <w:r w:rsidRPr="00956B79">
        <w:rPr>
          <w:rFonts w:ascii="Times New Roman" w:eastAsia="Times New Roman" w:hAnsi="Times New Roman"/>
          <w:sz w:val="26"/>
          <w:szCs w:val="26"/>
        </w:rPr>
        <w:t xml:space="preserve"> </w:t>
      </w:r>
      <w:r w:rsidRPr="00956B79">
        <w:rPr>
          <w:rFonts w:ascii="Times New Roman" w:eastAsia="Times New Roman" w:hAnsi="Times New Roman"/>
          <w:sz w:val="26"/>
          <w:szCs w:val="26"/>
          <w:rtl/>
        </w:rPr>
        <w:t>باید اقدامات حفاظتی با این تاسیسات همراه باشد</w:t>
      </w:r>
      <w:r w:rsidRPr="00956B79">
        <w:rPr>
          <w:rFonts w:ascii="Times New Roman" w:eastAsia="Times New Roman" w:hAnsi="Times New Roman" w:hint="cs"/>
          <w:sz w:val="26"/>
          <w:szCs w:val="26"/>
          <w:rtl/>
        </w:rPr>
        <w:t xml:space="preserve">. </w:t>
      </w:r>
      <w:r w:rsidRPr="00956B79">
        <w:rPr>
          <w:sz w:val="26"/>
          <w:szCs w:val="26"/>
          <w:rtl/>
        </w:rPr>
        <w:t xml:space="preserve">خطاهای موجود </w:t>
      </w:r>
      <w:r w:rsidRPr="00956B79">
        <w:rPr>
          <w:sz w:val="26"/>
          <w:szCs w:val="26"/>
          <w:rtl/>
        </w:rPr>
        <w:lastRenderedPageBreak/>
        <w:t>در سامانه‌های فتوولتائیک عمدتاً شامل خطاهای اجزای سامانه فتوولتائیک هستند که از م</w:t>
      </w:r>
      <w:r w:rsidR="00353BA9">
        <w:rPr>
          <w:rFonts w:hint="cs"/>
          <w:sz w:val="26"/>
          <w:szCs w:val="26"/>
          <w:rtl/>
        </w:rPr>
        <w:t>اژول</w:t>
      </w:r>
      <w:r w:rsidRPr="00956B79">
        <w:rPr>
          <w:sz w:val="26"/>
          <w:szCs w:val="26"/>
          <w:rtl/>
        </w:rPr>
        <w:t>‌های کثیف</w:t>
      </w:r>
      <w:r w:rsidR="00353BA9">
        <w:rPr>
          <w:rFonts w:hint="cs"/>
          <w:sz w:val="26"/>
          <w:szCs w:val="26"/>
          <w:rtl/>
        </w:rPr>
        <w:t>،</w:t>
      </w:r>
      <w:r w:rsidRPr="00956B79">
        <w:rPr>
          <w:sz w:val="26"/>
          <w:szCs w:val="26"/>
        </w:rPr>
        <w:t xml:space="preserve"> </w:t>
      </w:r>
      <w:r w:rsidRPr="00956B79">
        <w:rPr>
          <w:sz w:val="26"/>
          <w:szCs w:val="26"/>
          <w:rtl/>
        </w:rPr>
        <w:t>پوشش برف</w:t>
      </w:r>
      <w:r w:rsidR="00353BA9">
        <w:rPr>
          <w:rFonts w:hint="cs"/>
          <w:sz w:val="26"/>
          <w:szCs w:val="26"/>
          <w:rtl/>
        </w:rPr>
        <w:t>،</w:t>
      </w:r>
      <w:r w:rsidRPr="00956B79">
        <w:rPr>
          <w:sz w:val="26"/>
          <w:szCs w:val="26"/>
        </w:rPr>
        <w:t xml:space="preserve"> </w:t>
      </w:r>
      <w:r w:rsidRPr="00956B79">
        <w:rPr>
          <w:sz w:val="26"/>
          <w:szCs w:val="26"/>
          <w:rtl/>
        </w:rPr>
        <w:t>سایه دهی محلی</w:t>
      </w:r>
      <w:r w:rsidR="00353BA9">
        <w:rPr>
          <w:rFonts w:hint="cs"/>
          <w:sz w:val="26"/>
          <w:szCs w:val="26"/>
          <w:rtl/>
        </w:rPr>
        <w:t>،</w:t>
      </w:r>
      <w:r w:rsidRPr="00956B79">
        <w:rPr>
          <w:sz w:val="26"/>
          <w:szCs w:val="26"/>
        </w:rPr>
        <w:t xml:space="preserve"> </w:t>
      </w:r>
      <w:r w:rsidRPr="00956B79">
        <w:rPr>
          <w:sz w:val="26"/>
          <w:szCs w:val="26"/>
          <w:rtl/>
        </w:rPr>
        <w:t>پیری م</w:t>
      </w:r>
      <w:r w:rsidR="00353BA9">
        <w:rPr>
          <w:rFonts w:hint="cs"/>
          <w:sz w:val="26"/>
          <w:szCs w:val="26"/>
          <w:rtl/>
        </w:rPr>
        <w:t>اژول</w:t>
      </w:r>
      <w:r w:rsidRPr="00956B79">
        <w:rPr>
          <w:sz w:val="26"/>
          <w:szCs w:val="26"/>
          <w:rtl/>
        </w:rPr>
        <w:t xml:space="preserve"> و </w:t>
      </w:r>
      <w:commentRangeStart w:id="61"/>
      <w:r w:rsidRPr="00956B79">
        <w:rPr>
          <w:sz w:val="26"/>
          <w:szCs w:val="26"/>
          <w:rtl/>
        </w:rPr>
        <w:t>تولید قطعات پایه</w:t>
      </w:r>
      <w:commentRangeEnd w:id="61"/>
      <w:r w:rsidR="00870DE0">
        <w:rPr>
          <w:rStyle w:val="CommentReference"/>
          <w:rtl/>
        </w:rPr>
        <w:commentReference w:id="61"/>
      </w:r>
      <w:r w:rsidRPr="00956B79">
        <w:rPr>
          <w:sz w:val="26"/>
          <w:szCs w:val="26"/>
          <w:rtl/>
        </w:rPr>
        <w:t xml:space="preserve"> </w:t>
      </w:r>
      <w:r w:rsidR="00353BA9">
        <w:rPr>
          <w:rFonts w:hint="cs"/>
          <w:sz w:val="26"/>
          <w:szCs w:val="26"/>
          <w:rtl/>
        </w:rPr>
        <w:t>نشات می گیرند.</w:t>
      </w:r>
      <w:r w:rsidR="004E79B2">
        <w:rPr>
          <w:rFonts w:hint="cs"/>
          <w:sz w:val="26"/>
          <w:szCs w:val="26"/>
          <w:rtl/>
        </w:rPr>
        <w:t xml:space="preserve"> با توجه به کاربرد وسیع </w:t>
      </w:r>
      <w:del w:id="62" w:author="MRT Pack 20 DVDs" w:date="2024-09-23T16:16:00Z">
        <w:r w:rsidR="004E79B2" w:rsidDel="00870DE0">
          <w:rPr>
            <w:rFonts w:hint="cs"/>
            <w:sz w:val="26"/>
            <w:szCs w:val="26"/>
            <w:rtl/>
          </w:rPr>
          <w:delText>شبکه های عصبی مصنوعی</w:delText>
        </w:r>
      </w:del>
      <w:ins w:id="63" w:author="MRT Pack 20 DVDs" w:date="2024-09-23T16:16:00Z">
        <w:r w:rsidR="00870DE0">
          <w:rPr>
            <w:rFonts w:hint="cs"/>
            <w:sz w:val="26"/>
            <w:szCs w:val="26"/>
            <w:rtl/>
          </w:rPr>
          <w:t>یادگیری عمیق</w:t>
        </w:r>
      </w:ins>
      <w:r w:rsidR="004E79B2">
        <w:rPr>
          <w:rFonts w:hint="cs"/>
          <w:sz w:val="26"/>
          <w:szCs w:val="26"/>
          <w:rtl/>
        </w:rPr>
        <w:t xml:space="preserve"> در حوزه های مختلف، ما تلاش می کنیم که از این قابلیت در جهت تشخیص خودکار خطا در سامانه های فوتوولتاییک بهره ببریم.</w:t>
      </w:r>
    </w:p>
    <w:p w14:paraId="608CF764" w14:textId="77777777" w:rsidR="002C5F27" w:rsidRDefault="00507611" w:rsidP="002C5F27">
      <w:pPr>
        <w:bidi/>
        <w:ind w:right="562"/>
        <w:jc w:val="both"/>
        <w:rPr>
          <w:rFonts w:cs="B Yekan"/>
          <w:color w:val="008080"/>
          <w:sz w:val="24"/>
          <w:rtl/>
        </w:rPr>
      </w:pPr>
      <w:r>
        <w:rPr>
          <w:rFonts w:cs="B Yekan"/>
          <w:noProof/>
          <w:color w:val="008080"/>
          <w:sz w:val="24"/>
          <w:lang w:bidi="ar-SA"/>
        </w:rPr>
        <mc:AlternateContent>
          <mc:Choice Requires="wps">
            <w:drawing>
              <wp:inline distT="0" distB="0" distL="0" distR="0" wp14:anchorId="678CEB97" wp14:editId="2436DCB2">
                <wp:extent cx="5267325" cy="0"/>
                <wp:effectExtent l="0" t="0" r="9525" b="19050"/>
                <wp:docPr id="19" name="Straight Connector 19"/>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25836D9" id="Straight Connector 19"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AFB8E66" w14:textId="77777777" w:rsidR="002C5F27" w:rsidRDefault="006C3B5F" w:rsidP="002B6ECC">
      <w:pPr>
        <w:bidi/>
        <w:ind w:right="562"/>
        <w:jc w:val="both"/>
        <w:rPr>
          <w:rFonts w:cs="B Yekan"/>
          <w:color w:val="008080"/>
          <w:sz w:val="24"/>
          <w:rtl/>
        </w:rPr>
      </w:pPr>
      <w:commentRangeStart w:id="64"/>
      <w:r>
        <w:rPr>
          <w:rFonts w:cs="B Yekan" w:hint="cs"/>
          <w:color w:val="008080"/>
          <w:sz w:val="24"/>
          <w:rtl/>
        </w:rPr>
        <w:t>7</w:t>
      </w:r>
      <w:r w:rsidR="002C5F27">
        <w:rPr>
          <w:rFonts w:cs="B Yekan" w:hint="cs"/>
          <w:color w:val="008080"/>
          <w:sz w:val="24"/>
          <w:rtl/>
        </w:rPr>
        <w:t xml:space="preserve">- </w:t>
      </w:r>
      <w:r w:rsidR="002B6ECC">
        <w:rPr>
          <w:rFonts w:cs="B Yekan" w:hint="cs"/>
          <w:color w:val="008080"/>
          <w:sz w:val="24"/>
          <w:rtl/>
        </w:rPr>
        <w:t>پیشینه</w:t>
      </w:r>
      <w:r w:rsidR="002C5F27">
        <w:rPr>
          <w:rFonts w:cs="B Yekan" w:hint="cs"/>
          <w:color w:val="008080"/>
          <w:sz w:val="24"/>
          <w:rtl/>
        </w:rPr>
        <w:t xml:space="preserve"> تحقیق</w:t>
      </w:r>
      <w:commentRangeEnd w:id="64"/>
      <w:r w:rsidR="00027DD7">
        <w:rPr>
          <w:rStyle w:val="CommentReference"/>
          <w:rtl/>
        </w:rPr>
        <w:commentReference w:id="64"/>
      </w:r>
    </w:p>
    <w:p w14:paraId="3F929514" w14:textId="77777777" w:rsidR="004A019B" w:rsidRDefault="004A019B" w:rsidP="004A019B">
      <w:pPr>
        <w:bidi/>
        <w:jc w:val="both"/>
        <w:rPr>
          <w:rStyle w:val="tr-align-text"/>
          <w:sz w:val="26"/>
          <w:szCs w:val="26"/>
          <w:rtl/>
        </w:rPr>
      </w:pPr>
      <w:r w:rsidRPr="00BA3038">
        <w:rPr>
          <w:rStyle w:val="rynqvb"/>
          <w:rFonts w:hint="cs"/>
          <w:sz w:val="26"/>
          <w:szCs w:val="26"/>
          <w:rtl/>
        </w:rPr>
        <w:t xml:space="preserve">تشخیص خطا عمدتاً به بررسی تشخیص، جداسازی و شناسایی </w:t>
      </w:r>
      <w:r>
        <w:rPr>
          <w:rStyle w:val="rynqvb"/>
          <w:rFonts w:hint="cs"/>
          <w:sz w:val="26"/>
          <w:szCs w:val="26"/>
          <w:rtl/>
        </w:rPr>
        <w:t xml:space="preserve">انواع </w:t>
      </w:r>
      <w:r w:rsidRPr="00BA3038">
        <w:rPr>
          <w:rStyle w:val="rynqvb"/>
          <w:rFonts w:hint="cs"/>
          <w:sz w:val="26"/>
          <w:szCs w:val="26"/>
          <w:rtl/>
        </w:rPr>
        <w:t xml:space="preserve">خطاهای سیستم می‌پردازد، از جمله شناسایی اینکه </w:t>
      </w:r>
      <w:r>
        <w:rPr>
          <w:rStyle w:val="rynqvb"/>
          <w:rFonts w:hint="cs"/>
          <w:sz w:val="26"/>
          <w:szCs w:val="26"/>
          <w:rtl/>
        </w:rPr>
        <w:t>در چه زمان و در چه موقعیتی خطا رخ داده است.</w:t>
      </w:r>
      <w:r w:rsidRPr="00BA3038">
        <w:rPr>
          <w:rStyle w:val="rynqvb"/>
          <w:rFonts w:hint="cs"/>
          <w:sz w:val="26"/>
          <w:szCs w:val="26"/>
          <w:rtl/>
        </w:rPr>
        <w:t>این فرآیند ردیابی خطاها بر اساس علائم خطا، دانش خطا و تجزیه و تحلیل نتایج آزمایش است</w:t>
      </w:r>
      <w:r>
        <w:rPr>
          <w:rStyle w:val="rynqvb"/>
          <w:rFonts w:hint="cs"/>
          <w:sz w:val="26"/>
          <w:szCs w:val="26"/>
          <w:rtl/>
        </w:rPr>
        <w:t xml:space="preserve">. </w:t>
      </w:r>
      <w:r>
        <w:rPr>
          <w:rStyle w:val="tr-align-text"/>
          <w:rFonts w:hint="cs"/>
          <w:sz w:val="26"/>
          <w:szCs w:val="26"/>
          <w:rtl/>
        </w:rPr>
        <w:t>ت</w:t>
      </w:r>
      <w:r w:rsidRPr="00BA3038">
        <w:rPr>
          <w:rStyle w:val="tr-align-text"/>
          <w:sz w:val="26"/>
          <w:szCs w:val="26"/>
          <w:rtl/>
        </w:rPr>
        <w:t>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به</w:t>
      </w:r>
      <w:r w:rsidRPr="00BA3038">
        <w:rPr>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داده</w:t>
      </w:r>
      <w:r w:rsidRPr="00BA3038">
        <w:rPr>
          <w:sz w:val="26"/>
          <w:szCs w:val="26"/>
          <w:rtl/>
        </w:rPr>
        <w:t xml:space="preserve"> </w:t>
      </w:r>
      <w:r w:rsidRPr="00BA3038">
        <w:rPr>
          <w:rStyle w:val="tr-align-text"/>
          <w:sz w:val="26"/>
          <w:szCs w:val="26"/>
          <w:rtl/>
        </w:rPr>
        <w:t>تقسیم</w:t>
      </w:r>
      <w:r w:rsidRPr="00BA3038">
        <w:rPr>
          <w:sz w:val="26"/>
          <w:szCs w:val="26"/>
          <w:rtl/>
        </w:rPr>
        <w:t xml:space="preserve"> </w:t>
      </w:r>
      <w:r w:rsidRPr="00BA3038">
        <w:rPr>
          <w:rStyle w:val="tr-align-text"/>
          <w:sz w:val="26"/>
          <w:szCs w:val="26"/>
          <w:rtl/>
        </w:rPr>
        <w:t>شود</w:t>
      </w:r>
      <w:r w:rsidRPr="00BA3038">
        <w:rPr>
          <w:rStyle w:val="tr-align-text"/>
          <w:sz w:val="26"/>
          <w:szCs w:val="26"/>
        </w:rPr>
        <w:t>.</w:t>
      </w:r>
      <w:r>
        <w:rPr>
          <w:rStyle w:val="tr-align-text"/>
          <w:rFonts w:hint="cs"/>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مبتنی</w:t>
      </w:r>
      <w:r w:rsidRPr="00BA3038">
        <w:rPr>
          <w:sz w:val="26"/>
          <w:szCs w:val="26"/>
          <w:rtl/>
        </w:rPr>
        <w:t xml:space="preserve"> </w:t>
      </w:r>
      <w:r w:rsidRPr="00BA3038">
        <w:rPr>
          <w:rStyle w:val="tr-align-text"/>
          <w:sz w:val="26"/>
          <w:szCs w:val="26"/>
          <w:rtl/>
        </w:rPr>
        <w:t>بر</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عموما</w:t>
      </w:r>
      <w:r w:rsidRPr="00BA3038">
        <w:rPr>
          <w:sz w:val="26"/>
          <w:szCs w:val="26"/>
          <w:rtl/>
        </w:rPr>
        <w:t xml:space="preserve">ً </w:t>
      </w:r>
      <w:r w:rsidRPr="00BA3038">
        <w:rPr>
          <w:rStyle w:val="tr-align-text"/>
          <w:sz w:val="26"/>
          <w:szCs w:val="26"/>
          <w:rtl/>
        </w:rPr>
        <w:t>از</w:t>
      </w:r>
      <w:r w:rsidRPr="00BA3038">
        <w:rPr>
          <w:sz w:val="26"/>
          <w:szCs w:val="26"/>
          <w:rtl/>
        </w:rPr>
        <w:t xml:space="preserve"> </w:t>
      </w:r>
      <w:r w:rsidRPr="00BA3038">
        <w:rPr>
          <w:rStyle w:val="tr-align-text"/>
          <w:sz w:val="26"/>
          <w:szCs w:val="26"/>
          <w:rtl/>
        </w:rPr>
        <w:t>مدل‌های</w:t>
      </w:r>
      <w:r w:rsidRPr="00BA3038">
        <w:rPr>
          <w:sz w:val="26"/>
          <w:szCs w:val="26"/>
          <w:rtl/>
        </w:rPr>
        <w:t xml:space="preserve"> </w:t>
      </w:r>
      <w:r w:rsidRPr="00BA3038">
        <w:rPr>
          <w:rStyle w:val="tr-align-text"/>
          <w:sz w:val="26"/>
          <w:szCs w:val="26"/>
          <w:rtl/>
        </w:rPr>
        <w:t>ریاضی</w:t>
      </w:r>
      <w:r w:rsidRPr="00BA3038">
        <w:rPr>
          <w:sz w:val="26"/>
          <w:szCs w:val="26"/>
          <w:rtl/>
        </w:rPr>
        <w:t xml:space="preserve"> </w:t>
      </w:r>
      <w:r w:rsidRPr="00BA3038">
        <w:rPr>
          <w:rStyle w:val="tr-align-text"/>
          <w:sz w:val="26"/>
          <w:szCs w:val="26"/>
          <w:rtl/>
        </w:rPr>
        <w:t>دقیق</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پردازش</w:t>
      </w:r>
      <w:r w:rsidRPr="00BA3038">
        <w:rPr>
          <w:sz w:val="26"/>
          <w:szCs w:val="26"/>
          <w:rtl/>
        </w:rPr>
        <w:t xml:space="preserve"> </w:t>
      </w:r>
      <w:r w:rsidRPr="00BA3038">
        <w:rPr>
          <w:rStyle w:val="tr-align-text"/>
          <w:sz w:val="26"/>
          <w:szCs w:val="26"/>
          <w:rtl/>
        </w:rPr>
        <w:t>سیگنال</w:t>
      </w:r>
      <w:r w:rsidRPr="00BA3038">
        <w:rPr>
          <w:sz w:val="26"/>
          <w:szCs w:val="26"/>
          <w:rtl/>
        </w:rPr>
        <w:t xml:space="preserve"> </w:t>
      </w:r>
      <w:r w:rsidRPr="00BA3038">
        <w:rPr>
          <w:rStyle w:val="tr-align-text"/>
          <w:sz w:val="26"/>
          <w:szCs w:val="26"/>
          <w:rtl/>
        </w:rPr>
        <w:t>ورودی</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خروجی</w:t>
      </w:r>
      <w:r w:rsidRPr="00BA3038">
        <w:rPr>
          <w:sz w:val="26"/>
          <w:szCs w:val="26"/>
          <w:rtl/>
        </w:rPr>
        <w:t xml:space="preserve"> </w:t>
      </w:r>
      <w:r w:rsidRPr="00BA3038">
        <w:rPr>
          <w:rStyle w:val="tr-align-text"/>
          <w:sz w:val="26"/>
          <w:szCs w:val="26"/>
          <w:rtl/>
        </w:rPr>
        <w:t>قابل‌مشاهده</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ساخت</w:t>
      </w:r>
      <w:r w:rsidRPr="00BA3038">
        <w:rPr>
          <w:sz w:val="26"/>
          <w:szCs w:val="26"/>
          <w:rtl/>
        </w:rPr>
        <w:t xml:space="preserve"> </w:t>
      </w:r>
      <w:r w:rsidRPr="00BA3038">
        <w:rPr>
          <w:rStyle w:val="tr-align-text"/>
          <w:sz w:val="26"/>
          <w:szCs w:val="26"/>
          <w:rtl/>
        </w:rPr>
        <w:t>سیگنال‌های</w:t>
      </w:r>
      <w:r w:rsidRPr="00BA3038">
        <w:rPr>
          <w:sz w:val="26"/>
          <w:szCs w:val="26"/>
          <w:rtl/>
        </w:rPr>
        <w:t xml:space="preserve"> </w:t>
      </w:r>
      <w:r w:rsidRPr="00BA3038">
        <w:rPr>
          <w:rStyle w:val="tr-align-text"/>
          <w:sz w:val="26"/>
          <w:szCs w:val="26"/>
          <w:rtl/>
        </w:rPr>
        <w:t>باقیمانده</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می‌کنند</w:t>
      </w:r>
      <w:r w:rsidRPr="00BA3038">
        <w:rPr>
          <w:rStyle w:val="tr-align-text"/>
          <w:sz w:val="26"/>
          <w:szCs w:val="26"/>
        </w:rPr>
        <w:t>.</w:t>
      </w:r>
      <w:r>
        <w:rPr>
          <w:rStyle w:val="tr-align-text"/>
          <w:rFonts w:hint="cs"/>
          <w:sz w:val="26"/>
          <w:szCs w:val="26"/>
          <w:rtl/>
        </w:rPr>
        <w:t xml:space="preserve"> </w:t>
      </w:r>
      <w:r w:rsidRPr="00BA3038">
        <w:rPr>
          <w:rStyle w:val="tr-align-text"/>
          <w:sz w:val="26"/>
          <w:szCs w:val="26"/>
          <w:rtl/>
        </w:rPr>
        <w:t>سیگنال</w:t>
      </w:r>
      <w:r w:rsidRPr="00BA3038">
        <w:rPr>
          <w:sz w:val="26"/>
          <w:szCs w:val="26"/>
          <w:rtl/>
        </w:rPr>
        <w:t xml:space="preserve"> </w:t>
      </w:r>
      <w:r w:rsidRPr="00BA3038">
        <w:rPr>
          <w:rStyle w:val="tr-align-text"/>
          <w:sz w:val="26"/>
          <w:szCs w:val="26"/>
          <w:rtl/>
        </w:rPr>
        <w:t>باقیمانده</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تناقض</w:t>
      </w:r>
      <w:r w:rsidRPr="00BA3038">
        <w:rPr>
          <w:sz w:val="26"/>
          <w:szCs w:val="26"/>
          <w:rtl/>
        </w:rPr>
        <w:t xml:space="preserve"> </w:t>
      </w:r>
      <w:r w:rsidRPr="00BA3038">
        <w:rPr>
          <w:rStyle w:val="tr-align-text"/>
          <w:sz w:val="26"/>
          <w:szCs w:val="26"/>
          <w:rtl/>
        </w:rPr>
        <w:t>بین</w:t>
      </w:r>
      <w:r w:rsidRPr="00BA3038">
        <w:rPr>
          <w:sz w:val="26"/>
          <w:szCs w:val="26"/>
          <w:rtl/>
        </w:rPr>
        <w:t xml:space="preserve"> </w:t>
      </w:r>
      <w:r w:rsidRPr="00BA3038">
        <w:rPr>
          <w:rStyle w:val="tr-align-text"/>
          <w:sz w:val="26"/>
          <w:szCs w:val="26"/>
          <w:rtl/>
        </w:rPr>
        <w:t>انتظارات</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شرایط</w:t>
      </w:r>
      <w:r w:rsidRPr="00BA3038">
        <w:rPr>
          <w:sz w:val="26"/>
          <w:szCs w:val="26"/>
          <w:rtl/>
        </w:rPr>
        <w:t xml:space="preserve"> </w:t>
      </w:r>
      <w:r w:rsidRPr="00BA3038">
        <w:rPr>
          <w:rStyle w:val="tr-align-text"/>
          <w:sz w:val="26"/>
          <w:szCs w:val="26"/>
          <w:rtl/>
        </w:rPr>
        <w:t>واقعی</w:t>
      </w:r>
      <w:r w:rsidRPr="00BA3038">
        <w:rPr>
          <w:sz w:val="26"/>
          <w:szCs w:val="26"/>
          <w:rtl/>
        </w:rPr>
        <w:t xml:space="preserve"> </w:t>
      </w:r>
      <w:r w:rsidRPr="00BA3038">
        <w:rPr>
          <w:rStyle w:val="tr-align-text"/>
          <w:sz w:val="26"/>
          <w:szCs w:val="26"/>
          <w:rtl/>
        </w:rPr>
        <w:t>را</w:t>
      </w:r>
      <w:r w:rsidRPr="00BA3038">
        <w:rPr>
          <w:sz w:val="26"/>
          <w:szCs w:val="26"/>
          <w:rtl/>
        </w:rPr>
        <w:t xml:space="preserve"> </w:t>
      </w:r>
      <w:r w:rsidRPr="00BA3038">
        <w:rPr>
          <w:rStyle w:val="tr-align-text"/>
          <w:sz w:val="26"/>
          <w:szCs w:val="26"/>
          <w:rtl/>
        </w:rPr>
        <w:t>منعکس</w:t>
      </w:r>
      <w:r w:rsidRPr="00BA3038">
        <w:rPr>
          <w:sz w:val="26"/>
          <w:szCs w:val="26"/>
          <w:rtl/>
        </w:rPr>
        <w:t xml:space="preserve"> </w:t>
      </w:r>
      <w:r w:rsidRPr="00BA3038">
        <w:rPr>
          <w:rStyle w:val="tr-align-text"/>
          <w:sz w:val="26"/>
          <w:szCs w:val="26"/>
          <w:rtl/>
        </w:rPr>
        <w:t>کند</w:t>
      </w:r>
      <w:r w:rsidRPr="00BA3038">
        <w:rPr>
          <w:sz w:val="26"/>
          <w:szCs w:val="26"/>
          <w:rtl/>
        </w:rPr>
        <w:t xml:space="preserve"> </w:t>
      </w:r>
      <w:r w:rsidRPr="00BA3038">
        <w:rPr>
          <w:rStyle w:val="tr-align-text"/>
          <w:sz w:val="26"/>
          <w:szCs w:val="26"/>
          <w:rtl/>
        </w:rPr>
        <w:t>و</w:t>
      </w:r>
      <w:r w:rsidRPr="00BA3038">
        <w:rPr>
          <w:sz w:val="26"/>
          <w:szCs w:val="26"/>
          <w:rtl/>
        </w:rPr>
        <w:t xml:space="preserve"> </w:t>
      </w:r>
      <w:r w:rsidRPr="00BA3038">
        <w:rPr>
          <w:rStyle w:val="tr-align-text"/>
          <w:sz w:val="26"/>
          <w:szCs w:val="26"/>
          <w:rtl/>
        </w:rPr>
        <w:t>می‌تواند</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تشخیص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شود</w:t>
      </w:r>
      <w:r w:rsidRPr="00BA3038">
        <w:rPr>
          <w:rStyle w:val="tr-align-text"/>
          <w:sz w:val="26"/>
          <w:szCs w:val="26"/>
        </w:rPr>
        <w:t>.</w:t>
      </w:r>
      <w:r>
        <w:rPr>
          <w:rStyle w:val="tr-align-text"/>
          <w:rFonts w:hint="cs"/>
          <w:sz w:val="26"/>
          <w:szCs w:val="26"/>
          <w:rtl/>
        </w:rPr>
        <w:t xml:space="preserve"> </w:t>
      </w:r>
      <w:r w:rsidRPr="00BA3038">
        <w:rPr>
          <w:rStyle w:val="rynqvb"/>
          <w:rFonts w:hint="cs"/>
          <w:sz w:val="26"/>
          <w:szCs w:val="26"/>
          <w:rtl/>
        </w:rPr>
        <w:t>روش های مبتنی بر مدل تحلیلی به شدت به یک مدل ریاضی دقیق از سیستم در حال تشخیص وابسته هستند</w:t>
      </w:r>
      <w:r w:rsidRPr="00BA3038">
        <w:rPr>
          <w:rStyle w:val="rynqvb"/>
          <w:rFonts w:hint="cs"/>
          <w:sz w:val="26"/>
          <w:szCs w:val="26"/>
        </w:rPr>
        <w:t>.</w:t>
      </w:r>
      <w:r w:rsidRPr="00BA3038">
        <w:rPr>
          <w:rStyle w:val="hwtze"/>
          <w:rFonts w:hint="cs"/>
          <w:sz w:val="26"/>
          <w:szCs w:val="26"/>
        </w:rPr>
        <w:t xml:space="preserve"> </w:t>
      </w:r>
      <w:r w:rsidRPr="00BA3038">
        <w:rPr>
          <w:rStyle w:val="rynqvb"/>
          <w:rFonts w:hint="cs"/>
          <w:sz w:val="26"/>
          <w:szCs w:val="26"/>
          <w:rtl/>
        </w:rPr>
        <w:t>در عمل، ایجاد یک مدل ریاضی دقیق از سیستم، به ویژه برای سیستم های پیچیده دشوار اس</w:t>
      </w:r>
      <w:r>
        <w:rPr>
          <w:rStyle w:val="rynqvb"/>
          <w:rFonts w:hint="cs"/>
          <w:sz w:val="26"/>
          <w:szCs w:val="26"/>
          <w:rtl/>
        </w:rPr>
        <w:t xml:space="preserve">ت. </w:t>
      </w:r>
      <w:r w:rsidRPr="00BA3038">
        <w:rPr>
          <w:rFonts w:ascii="Times New Roman" w:eastAsia="Times New Roman" w:hAnsi="Times New Roman"/>
          <w:sz w:val="26"/>
          <w:szCs w:val="26"/>
          <w:rtl/>
        </w:rPr>
        <w:t>در این حالت</w:t>
      </w:r>
      <w:r>
        <w:rPr>
          <w:rFonts w:ascii="Times New Roman" w:eastAsia="Times New Roman" w:hAnsi="Times New Roman" w:hint="cs"/>
          <w:sz w:val="26"/>
          <w:szCs w:val="26"/>
          <w:rtl/>
        </w:rPr>
        <w:t>،</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روش مبتنی‌بر مدل دیگر قابل‌اجرا نیست</w:t>
      </w:r>
      <w:r>
        <w:rPr>
          <w:rFonts w:hint="cs"/>
          <w:sz w:val="26"/>
          <w:szCs w:val="26"/>
          <w:rtl/>
        </w:rPr>
        <w:t xml:space="preserve">. </w:t>
      </w:r>
      <w:r w:rsidRPr="00BA3038">
        <w:rPr>
          <w:rFonts w:ascii="Times New Roman" w:eastAsia="Times New Roman" w:hAnsi="Times New Roman"/>
          <w:sz w:val="26"/>
          <w:szCs w:val="26"/>
          <w:rtl/>
        </w:rPr>
        <w:t>با این حال</w:t>
      </w:r>
      <w:r>
        <w:rPr>
          <w:rFonts w:ascii="Times New Roman" w:eastAsia="Times New Roman" w:hAnsi="Times New Roman" w:hint="cs"/>
          <w:sz w:val="26"/>
          <w:szCs w:val="26"/>
          <w:rtl/>
        </w:rPr>
        <w:t xml:space="preserve">، </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با توسعه فن</w:t>
      </w:r>
      <w:r>
        <w:rPr>
          <w:rFonts w:ascii="Times New Roman" w:eastAsia="Times New Roman" w:hAnsi="Times New Roman" w:hint="cs"/>
          <w:sz w:val="26"/>
          <w:szCs w:val="26"/>
          <w:rtl/>
        </w:rPr>
        <w:t>ا</w:t>
      </w:r>
      <w:r w:rsidRPr="00BA3038">
        <w:rPr>
          <w:rFonts w:ascii="Times New Roman" w:eastAsia="Times New Roman" w:hAnsi="Times New Roman"/>
          <w:sz w:val="26"/>
          <w:szCs w:val="26"/>
          <w:rtl/>
        </w:rPr>
        <w:t>وری اطلاعات</w:t>
      </w:r>
      <w:r>
        <w:rPr>
          <w:rFonts w:ascii="Times New Roman" w:eastAsia="Times New Roman" w:hAnsi="Times New Roman" w:hint="cs"/>
          <w:sz w:val="26"/>
          <w:szCs w:val="26"/>
          <w:rtl/>
        </w:rPr>
        <w:t>،</w:t>
      </w:r>
      <w:r w:rsidRPr="00BA3038">
        <w:rPr>
          <w:rFonts w:ascii="Times New Roman" w:eastAsia="Times New Roman" w:hAnsi="Times New Roman"/>
          <w:sz w:val="26"/>
          <w:szCs w:val="26"/>
        </w:rPr>
        <w:t xml:space="preserve"> </w:t>
      </w:r>
      <w:r w:rsidRPr="00BA3038">
        <w:rPr>
          <w:rFonts w:ascii="Times New Roman" w:eastAsia="Times New Roman" w:hAnsi="Times New Roman"/>
          <w:sz w:val="26"/>
          <w:szCs w:val="26"/>
          <w:rtl/>
        </w:rPr>
        <w:t>حجم زیادی از داده‌های سیستم را می‌توان ذخیره و تحلیل کرد که منجر به روش‌های تشخیص خطا مبتنی بر داده شده</w:t>
      </w:r>
      <w:r w:rsidR="0026380B">
        <w:rPr>
          <w:rFonts w:ascii="Times New Roman" w:eastAsia="Times New Roman" w:hAnsi="Times New Roman" w:hint="cs"/>
          <w:sz w:val="26"/>
          <w:szCs w:val="26"/>
          <w:rtl/>
        </w:rPr>
        <w:t xml:space="preserve"> </w:t>
      </w:r>
      <w:r w:rsidRPr="00BA3038">
        <w:rPr>
          <w:rFonts w:ascii="Times New Roman" w:eastAsia="Times New Roman" w:hAnsi="Times New Roman"/>
          <w:sz w:val="26"/>
          <w:szCs w:val="26"/>
          <w:rtl/>
        </w:rPr>
        <w:t>‌است</w:t>
      </w:r>
      <w:r w:rsidRPr="00BA3038">
        <w:rPr>
          <w:rFonts w:ascii="Times New Roman" w:eastAsia="Times New Roman" w:hAnsi="Times New Roman"/>
          <w:sz w:val="26"/>
          <w:szCs w:val="26"/>
        </w:rPr>
        <w:t>.</w:t>
      </w:r>
      <w:r>
        <w:rPr>
          <w:rFonts w:ascii="Times New Roman" w:eastAsia="Times New Roman" w:hAnsi="Times New Roman" w:hint="cs"/>
          <w:sz w:val="26"/>
          <w:szCs w:val="26"/>
          <w:rtl/>
        </w:rPr>
        <w:t xml:space="preserve"> </w:t>
      </w:r>
      <w:r w:rsidRPr="00BA3038">
        <w:rPr>
          <w:rStyle w:val="tr-align-text"/>
          <w:sz w:val="26"/>
          <w:szCs w:val="26"/>
          <w:rtl/>
        </w:rPr>
        <w:t>روش‌های</w:t>
      </w:r>
      <w:r w:rsidRPr="00BA3038">
        <w:rPr>
          <w:sz w:val="26"/>
          <w:szCs w:val="26"/>
          <w:rtl/>
        </w:rPr>
        <w:t xml:space="preserve"> </w:t>
      </w:r>
      <w:r w:rsidRPr="00BA3038">
        <w:rPr>
          <w:rStyle w:val="tr-align-text"/>
          <w:sz w:val="26"/>
          <w:szCs w:val="26"/>
          <w:rtl/>
        </w:rPr>
        <w:t>مبتنی بر</w:t>
      </w:r>
      <w:r w:rsidRPr="00BA3038">
        <w:rPr>
          <w:sz w:val="26"/>
          <w:szCs w:val="26"/>
          <w:rtl/>
        </w:rPr>
        <w:t xml:space="preserve"> </w:t>
      </w:r>
      <w:r w:rsidRPr="00BA3038">
        <w:rPr>
          <w:rStyle w:val="tr-align-text"/>
          <w:sz w:val="26"/>
          <w:szCs w:val="26"/>
          <w:rtl/>
        </w:rPr>
        <w:t>داده</w:t>
      </w:r>
      <w:r w:rsidRPr="00BA3038">
        <w:rPr>
          <w:sz w:val="26"/>
          <w:szCs w:val="26"/>
          <w:rtl/>
        </w:rPr>
        <w:t xml:space="preserve"> </w:t>
      </w:r>
      <w:r w:rsidRPr="00BA3038">
        <w:rPr>
          <w:rStyle w:val="tr-align-text"/>
          <w:sz w:val="26"/>
          <w:szCs w:val="26"/>
          <w:rtl/>
        </w:rPr>
        <w:t>از</w:t>
      </w:r>
      <w:r w:rsidRPr="00BA3038">
        <w:rPr>
          <w:sz w:val="26"/>
          <w:szCs w:val="26"/>
          <w:rtl/>
        </w:rPr>
        <w:t xml:space="preserve"> </w:t>
      </w:r>
      <w:r w:rsidRPr="00BA3038">
        <w:rPr>
          <w:rStyle w:val="tr-align-text"/>
          <w:sz w:val="26"/>
          <w:szCs w:val="26"/>
          <w:rtl/>
        </w:rPr>
        <w:t>مدل‌های</w:t>
      </w:r>
      <w:r w:rsidRPr="00BA3038">
        <w:rPr>
          <w:sz w:val="26"/>
          <w:szCs w:val="26"/>
          <w:rtl/>
        </w:rPr>
        <w:t xml:space="preserve"> </w:t>
      </w:r>
      <w:r w:rsidRPr="00BA3038">
        <w:rPr>
          <w:rStyle w:val="tr-align-text"/>
          <w:sz w:val="26"/>
          <w:szCs w:val="26"/>
          <w:rtl/>
        </w:rPr>
        <w:t>هوش</w:t>
      </w:r>
      <w:r w:rsidRPr="00BA3038">
        <w:rPr>
          <w:sz w:val="26"/>
          <w:szCs w:val="26"/>
          <w:rtl/>
        </w:rPr>
        <w:t xml:space="preserve"> </w:t>
      </w:r>
      <w:r w:rsidRPr="00BA3038">
        <w:rPr>
          <w:rStyle w:val="tr-align-text"/>
          <w:sz w:val="26"/>
          <w:szCs w:val="26"/>
          <w:rtl/>
        </w:rPr>
        <w:t>مصنوعی</w:t>
      </w:r>
      <w:r w:rsidRPr="00BA3038">
        <w:rPr>
          <w:sz w:val="26"/>
          <w:szCs w:val="26"/>
          <w:rtl/>
        </w:rPr>
        <w:t xml:space="preserve"> </w:t>
      </w:r>
      <w:r w:rsidRPr="00BA3038">
        <w:rPr>
          <w:rStyle w:val="tr-align-text"/>
          <w:sz w:val="26"/>
          <w:szCs w:val="26"/>
          <w:rtl/>
        </w:rPr>
        <w:t>برای</w:t>
      </w:r>
      <w:r w:rsidRPr="00BA3038">
        <w:rPr>
          <w:sz w:val="26"/>
          <w:szCs w:val="26"/>
          <w:rtl/>
        </w:rPr>
        <w:t xml:space="preserve"> </w:t>
      </w:r>
      <w:r w:rsidRPr="00BA3038">
        <w:rPr>
          <w:rStyle w:val="tr-align-text"/>
          <w:sz w:val="26"/>
          <w:szCs w:val="26"/>
          <w:rtl/>
        </w:rPr>
        <w:t>تحلیل</w:t>
      </w:r>
      <w:r w:rsidRPr="00BA3038">
        <w:rPr>
          <w:sz w:val="26"/>
          <w:szCs w:val="26"/>
          <w:rtl/>
        </w:rPr>
        <w:t xml:space="preserve"> </w:t>
      </w:r>
      <w:r w:rsidRPr="00BA3038">
        <w:rPr>
          <w:rStyle w:val="tr-align-text"/>
          <w:sz w:val="26"/>
          <w:szCs w:val="26"/>
          <w:rtl/>
        </w:rPr>
        <w:t>داده‌های</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استفاده</w:t>
      </w:r>
      <w:r w:rsidRPr="00BA3038">
        <w:rPr>
          <w:sz w:val="26"/>
          <w:szCs w:val="26"/>
          <w:rtl/>
        </w:rPr>
        <w:t xml:space="preserve"> </w:t>
      </w:r>
      <w:r w:rsidRPr="00BA3038">
        <w:rPr>
          <w:rStyle w:val="tr-align-text"/>
          <w:sz w:val="26"/>
          <w:szCs w:val="26"/>
          <w:rtl/>
        </w:rPr>
        <w:t>می‌کنند</w:t>
      </w:r>
      <w:r w:rsidRPr="00BA3038">
        <w:rPr>
          <w:sz w:val="26"/>
          <w:szCs w:val="26"/>
          <w:rtl/>
        </w:rPr>
        <w:t xml:space="preserve"> </w:t>
      </w:r>
      <w:r w:rsidRPr="00BA3038">
        <w:rPr>
          <w:rStyle w:val="tr-align-text"/>
          <w:sz w:val="26"/>
          <w:szCs w:val="26"/>
          <w:rtl/>
        </w:rPr>
        <w:t>تا</w:t>
      </w:r>
      <w:r w:rsidRPr="00BA3038">
        <w:rPr>
          <w:sz w:val="26"/>
          <w:szCs w:val="26"/>
          <w:rtl/>
        </w:rPr>
        <w:t xml:space="preserve"> </w:t>
      </w:r>
      <w:r w:rsidRPr="00BA3038">
        <w:rPr>
          <w:rStyle w:val="tr-align-text"/>
          <w:sz w:val="26"/>
          <w:szCs w:val="26"/>
          <w:rtl/>
        </w:rPr>
        <w:t>تشخیص</w:t>
      </w:r>
      <w:r w:rsidRPr="00BA3038">
        <w:rPr>
          <w:sz w:val="26"/>
          <w:szCs w:val="26"/>
          <w:rtl/>
        </w:rPr>
        <w:t xml:space="preserve"> </w:t>
      </w:r>
      <w:r w:rsidRPr="00BA3038">
        <w:rPr>
          <w:rStyle w:val="tr-align-text"/>
          <w:sz w:val="26"/>
          <w:szCs w:val="26"/>
          <w:rtl/>
        </w:rPr>
        <w:t>خطا</w:t>
      </w:r>
      <w:r w:rsidRPr="00BA3038">
        <w:rPr>
          <w:sz w:val="26"/>
          <w:szCs w:val="26"/>
          <w:rtl/>
        </w:rPr>
        <w:t xml:space="preserve"> </w:t>
      </w:r>
      <w:r w:rsidRPr="00BA3038">
        <w:rPr>
          <w:rStyle w:val="tr-align-text"/>
          <w:sz w:val="26"/>
          <w:szCs w:val="26"/>
          <w:rtl/>
        </w:rPr>
        <w:t>بدون</w:t>
      </w:r>
      <w:r w:rsidRPr="00BA3038">
        <w:rPr>
          <w:sz w:val="26"/>
          <w:szCs w:val="26"/>
          <w:rtl/>
        </w:rPr>
        <w:t xml:space="preserve"> </w:t>
      </w:r>
      <w:r w:rsidRPr="00BA3038">
        <w:rPr>
          <w:rStyle w:val="tr-align-text"/>
          <w:sz w:val="26"/>
          <w:szCs w:val="26"/>
          <w:rtl/>
        </w:rPr>
        <w:t>دانستن</w:t>
      </w:r>
      <w:r w:rsidRPr="00BA3038">
        <w:rPr>
          <w:sz w:val="26"/>
          <w:szCs w:val="26"/>
          <w:rtl/>
        </w:rPr>
        <w:t xml:space="preserve"> </w:t>
      </w:r>
      <w:r w:rsidRPr="00BA3038">
        <w:rPr>
          <w:rStyle w:val="tr-align-text"/>
          <w:sz w:val="26"/>
          <w:szCs w:val="26"/>
          <w:rtl/>
        </w:rPr>
        <w:t>مدل</w:t>
      </w:r>
      <w:r w:rsidRPr="00BA3038">
        <w:rPr>
          <w:sz w:val="26"/>
          <w:szCs w:val="26"/>
          <w:rtl/>
        </w:rPr>
        <w:t xml:space="preserve"> </w:t>
      </w:r>
      <w:r w:rsidRPr="00BA3038">
        <w:rPr>
          <w:rStyle w:val="tr-align-text"/>
          <w:sz w:val="26"/>
          <w:szCs w:val="26"/>
          <w:rtl/>
        </w:rPr>
        <w:t>تحلیلی</w:t>
      </w:r>
      <w:r w:rsidRPr="00BA3038">
        <w:rPr>
          <w:sz w:val="26"/>
          <w:szCs w:val="26"/>
          <w:rtl/>
        </w:rPr>
        <w:t xml:space="preserve"> </w:t>
      </w:r>
      <w:r w:rsidRPr="00BA3038">
        <w:rPr>
          <w:rStyle w:val="tr-align-text"/>
          <w:sz w:val="26"/>
          <w:szCs w:val="26"/>
          <w:rtl/>
        </w:rPr>
        <w:t>دقیق</w:t>
      </w:r>
      <w:r w:rsidRPr="00BA3038">
        <w:rPr>
          <w:sz w:val="26"/>
          <w:szCs w:val="26"/>
          <w:rtl/>
        </w:rPr>
        <w:t xml:space="preserve"> </w:t>
      </w:r>
      <w:r w:rsidRPr="00BA3038">
        <w:rPr>
          <w:rStyle w:val="tr-align-text"/>
          <w:sz w:val="26"/>
          <w:szCs w:val="26"/>
          <w:rtl/>
        </w:rPr>
        <w:t>سیستم</w:t>
      </w:r>
      <w:r w:rsidRPr="00BA3038">
        <w:rPr>
          <w:sz w:val="26"/>
          <w:szCs w:val="26"/>
          <w:rtl/>
        </w:rPr>
        <w:t xml:space="preserve"> </w:t>
      </w:r>
      <w:r w:rsidRPr="00BA3038">
        <w:rPr>
          <w:rStyle w:val="tr-align-text"/>
          <w:sz w:val="26"/>
          <w:szCs w:val="26"/>
          <w:rtl/>
        </w:rPr>
        <w:t>تکمیل</w:t>
      </w:r>
      <w:r w:rsidRPr="00BA3038">
        <w:rPr>
          <w:sz w:val="26"/>
          <w:szCs w:val="26"/>
          <w:rtl/>
        </w:rPr>
        <w:t xml:space="preserve"> </w:t>
      </w:r>
      <w:r w:rsidRPr="00BA3038">
        <w:rPr>
          <w:rStyle w:val="tr-align-text"/>
          <w:sz w:val="26"/>
          <w:szCs w:val="26"/>
          <w:rtl/>
        </w:rPr>
        <w:t>شود</w:t>
      </w:r>
      <w:r>
        <w:rPr>
          <w:rStyle w:val="tr-align-text"/>
          <w:rFonts w:hint="cs"/>
          <w:sz w:val="26"/>
          <w:szCs w:val="26"/>
          <w:rtl/>
        </w:rPr>
        <w:t>.</w:t>
      </w:r>
    </w:p>
    <w:p w14:paraId="756DF8AE" w14:textId="77777777" w:rsidR="00AC4069" w:rsidRDefault="004A019B" w:rsidP="00AC4069">
      <w:pPr>
        <w:bidi/>
        <w:ind w:right="562"/>
        <w:jc w:val="both"/>
        <w:rPr>
          <w:rFonts w:ascii="Times New Roman" w:eastAsia="Times New Roman" w:hAnsi="Times New Roman"/>
          <w:sz w:val="26"/>
          <w:szCs w:val="26"/>
          <w:rtl/>
        </w:rPr>
      </w:pPr>
      <w:commentRangeStart w:id="66"/>
      <w:r w:rsidRPr="00C03F0E">
        <w:rPr>
          <w:rStyle w:val="tr-align-text"/>
          <w:sz w:val="26"/>
          <w:szCs w:val="26"/>
          <w:rtl/>
        </w:rPr>
        <w:t>نگهداری</w:t>
      </w:r>
      <w:r w:rsidRPr="00C03F0E">
        <w:rPr>
          <w:sz w:val="26"/>
          <w:szCs w:val="26"/>
          <w:rtl/>
        </w:rPr>
        <w:t xml:space="preserve"> </w:t>
      </w:r>
      <w:r w:rsidRPr="00C03F0E">
        <w:rPr>
          <w:rStyle w:val="tr-align-text"/>
          <w:sz w:val="26"/>
          <w:szCs w:val="26"/>
          <w:rtl/>
        </w:rPr>
        <w:t>هوشمند</w:t>
      </w:r>
      <w:r w:rsidRPr="00C03F0E">
        <w:rPr>
          <w:sz w:val="26"/>
          <w:szCs w:val="26"/>
          <w:rtl/>
        </w:rPr>
        <w:t xml:space="preserve"> </w:t>
      </w:r>
      <w:r w:rsidRPr="00C03F0E">
        <w:rPr>
          <w:rStyle w:val="tr-align-text"/>
          <w:sz w:val="26"/>
          <w:szCs w:val="26"/>
          <w:rtl/>
        </w:rPr>
        <w:t>سیستمی</w:t>
      </w:r>
      <w:r w:rsidRPr="00C03F0E">
        <w:rPr>
          <w:sz w:val="26"/>
          <w:szCs w:val="26"/>
          <w:rtl/>
        </w:rPr>
        <w:t xml:space="preserve"> </w:t>
      </w:r>
      <w:r w:rsidRPr="00C03F0E">
        <w:rPr>
          <w:rStyle w:val="tr-align-text"/>
          <w:sz w:val="26"/>
          <w:szCs w:val="26"/>
          <w:rtl/>
        </w:rPr>
        <w:t>است که</w:t>
      </w:r>
      <w:r w:rsidRPr="00C03F0E">
        <w:rPr>
          <w:sz w:val="26"/>
          <w:szCs w:val="26"/>
          <w:rtl/>
        </w:rPr>
        <w:t xml:space="preserve"> </w:t>
      </w:r>
      <w:r w:rsidRPr="00C03F0E">
        <w:rPr>
          <w:rStyle w:val="tr-align-text"/>
          <w:sz w:val="26"/>
          <w:szCs w:val="26"/>
          <w:rtl/>
        </w:rPr>
        <w:t>با استفاده از</w:t>
      </w:r>
      <w:r w:rsidRPr="00C03F0E">
        <w:rPr>
          <w:sz w:val="26"/>
          <w:szCs w:val="26"/>
          <w:rtl/>
        </w:rPr>
        <w:t xml:space="preserve"> </w:t>
      </w:r>
      <w:r w:rsidRPr="00C03F0E">
        <w:rPr>
          <w:rStyle w:val="tr-align-text"/>
          <w:sz w:val="26"/>
          <w:szCs w:val="26"/>
          <w:rtl/>
        </w:rPr>
        <w:t>تحلیل</w:t>
      </w:r>
      <w:r w:rsidRPr="00C03F0E">
        <w:rPr>
          <w:sz w:val="26"/>
          <w:szCs w:val="26"/>
          <w:rtl/>
        </w:rPr>
        <w:t xml:space="preserve"> </w:t>
      </w:r>
      <w:r w:rsidRPr="00C03F0E">
        <w:rPr>
          <w:rStyle w:val="tr-align-text"/>
          <w:sz w:val="26"/>
          <w:szCs w:val="26"/>
          <w:rtl/>
        </w:rPr>
        <w:t>داده‌های</w:t>
      </w:r>
      <w:r w:rsidRPr="00C03F0E">
        <w:rPr>
          <w:sz w:val="26"/>
          <w:szCs w:val="26"/>
          <w:rtl/>
        </w:rPr>
        <w:t xml:space="preserve"> </w:t>
      </w:r>
      <w:r w:rsidRPr="00C03F0E">
        <w:rPr>
          <w:rStyle w:val="tr-align-text"/>
          <w:sz w:val="26"/>
          <w:szCs w:val="26"/>
          <w:rtl/>
        </w:rPr>
        <w:t>هوشمند</w:t>
      </w:r>
      <w:r w:rsidRPr="00C03F0E">
        <w:rPr>
          <w:sz w:val="26"/>
          <w:szCs w:val="26"/>
          <w:rtl/>
        </w:rPr>
        <w:t xml:space="preserve"> </w:t>
      </w:r>
      <w:r w:rsidRPr="00C03F0E">
        <w:rPr>
          <w:rStyle w:val="tr-align-text"/>
          <w:sz w:val="26"/>
          <w:szCs w:val="26"/>
          <w:rtl/>
        </w:rPr>
        <w:t>و</w:t>
      </w:r>
      <w:r w:rsidRPr="00C03F0E">
        <w:rPr>
          <w:sz w:val="26"/>
          <w:szCs w:val="26"/>
          <w:rtl/>
        </w:rPr>
        <w:t xml:space="preserve"> </w:t>
      </w:r>
      <w:r w:rsidRPr="00C03F0E">
        <w:rPr>
          <w:rStyle w:val="tr-align-text"/>
          <w:sz w:val="26"/>
          <w:szCs w:val="26"/>
          <w:rtl/>
        </w:rPr>
        <w:t>الگوریتم</w:t>
      </w:r>
      <w:r w:rsidRPr="00C03F0E">
        <w:rPr>
          <w:sz w:val="26"/>
          <w:szCs w:val="26"/>
        </w:rPr>
        <w:t>‌</w:t>
      </w:r>
      <w:r w:rsidRPr="00C03F0E">
        <w:rPr>
          <w:rStyle w:val="tr-align-text"/>
          <w:sz w:val="26"/>
          <w:szCs w:val="26"/>
          <w:rtl/>
        </w:rPr>
        <w:t>های</w:t>
      </w:r>
      <w:r w:rsidRPr="00C03F0E">
        <w:rPr>
          <w:sz w:val="26"/>
          <w:szCs w:val="26"/>
          <w:rtl/>
        </w:rPr>
        <w:t xml:space="preserve"> </w:t>
      </w:r>
      <w:r w:rsidRPr="00C03F0E">
        <w:rPr>
          <w:rStyle w:val="tr-align-text"/>
          <w:sz w:val="26"/>
          <w:szCs w:val="26"/>
          <w:rtl/>
        </w:rPr>
        <w:t>تصمیم‌گیری</w:t>
      </w:r>
      <w:r w:rsidRPr="00C03F0E">
        <w:rPr>
          <w:sz w:val="26"/>
          <w:szCs w:val="26"/>
          <w:rtl/>
        </w:rPr>
        <w:t xml:space="preserve"> </w:t>
      </w:r>
      <w:r>
        <w:rPr>
          <w:rStyle w:val="tr-align-text"/>
          <w:rFonts w:hint="cs"/>
          <w:sz w:val="26"/>
          <w:szCs w:val="26"/>
          <w:rtl/>
        </w:rPr>
        <w:t xml:space="preserve">و </w:t>
      </w:r>
      <w:r w:rsidRPr="00C03F0E">
        <w:rPr>
          <w:rStyle w:val="tr-align-text"/>
          <w:sz w:val="26"/>
          <w:szCs w:val="26"/>
          <w:rtl/>
        </w:rPr>
        <w:t>پیش‌بینی</w:t>
      </w:r>
      <w:r w:rsidRPr="00C03F0E">
        <w:rPr>
          <w:sz w:val="26"/>
          <w:szCs w:val="26"/>
          <w:rtl/>
        </w:rPr>
        <w:t xml:space="preserve"> </w:t>
      </w:r>
      <w:r w:rsidRPr="00C03F0E">
        <w:rPr>
          <w:rStyle w:val="tr-align-text"/>
          <w:sz w:val="26"/>
          <w:szCs w:val="26"/>
          <w:rtl/>
        </w:rPr>
        <w:t>و</w:t>
      </w:r>
      <w:r w:rsidRPr="00C03F0E">
        <w:rPr>
          <w:sz w:val="26"/>
          <w:szCs w:val="26"/>
          <w:rtl/>
        </w:rPr>
        <w:t xml:space="preserve"> </w:t>
      </w:r>
      <w:r w:rsidRPr="00C03F0E">
        <w:rPr>
          <w:rStyle w:val="tr-align-text"/>
          <w:sz w:val="26"/>
          <w:szCs w:val="26"/>
          <w:rtl/>
        </w:rPr>
        <w:t>جلوگیری</w:t>
      </w:r>
      <w:r w:rsidRPr="00C03F0E">
        <w:rPr>
          <w:sz w:val="26"/>
          <w:szCs w:val="26"/>
          <w:rtl/>
        </w:rPr>
        <w:t xml:space="preserve"> </w:t>
      </w:r>
      <w:r w:rsidRPr="00C03F0E">
        <w:rPr>
          <w:rStyle w:val="tr-align-text"/>
          <w:sz w:val="26"/>
          <w:szCs w:val="26"/>
          <w:rtl/>
        </w:rPr>
        <w:t>از</w:t>
      </w:r>
      <w:r w:rsidRPr="00C03F0E">
        <w:rPr>
          <w:sz w:val="26"/>
          <w:szCs w:val="26"/>
          <w:rtl/>
        </w:rPr>
        <w:t xml:space="preserve"> </w:t>
      </w:r>
      <w:r w:rsidRPr="00C03F0E">
        <w:rPr>
          <w:rStyle w:val="tr-align-text"/>
          <w:sz w:val="26"/>
          <w:szCs w:val="26"/>
          <w:rtl/>
        </w:rPr>
        <w:t>شکست</w:t>
      </w:r>
      <w:r w:rsidRPr="00C03F0E">
        <w:rPr>
          <w:sz w:val="26"/>
          <w:szCs w:val="26"/>
          <w:rtl/>
        </w:rPr>
        <w:t xml:space="preserve"> </w:t>
      </w:r>
      <w:r w:rsidRPr="00C03F0E">
        <w:rPr>
          <w:rStyle w:val="tr-align-text"/>
          <w:sz w:val="26"/>
          <w:szCs w:val="26"/>
          <w:rtl/>
        </w:rPr>
        <w:t>احتمالی</w:t>
      </w:r>
      <w:r w:rsidRPr="00C03F0E">
        <w:rPr>
          <w:sz w:val="26"/>
          <w:szCs w:val="26"/>
          <w:rtl/>
        </w:rPr>
        <w:t xml:space="preserve"> </w:t>
      </w:r>
      <w:r w:rsidRPr="00C03F0E">
        <w:rPr>
          <w:rStyle w:val="tr-align-text"/>
          <w:sz w:val="26"/>
          <w:szCs w:val="26"/>
          <w:rtl/>
        </w:rPr>
        <w:t>ماشین‌ها</w:t>
      </w:r>
      <w:r w:rsidRPr="00C03F0E">
        <w:rPr>
          <w:sz w:val="26"/>
          <w:szCs w:val="26"/>
          <w:rtl/>
        </w:rPr>
        <w:t xml:space="preserve"> </w:t>
      </w:r>
      <w:r w:rsidRPr="00C03F0E">
        <w:rPr>
          <w:rStyle w:val="tr-align-text"/>
          <w:sz w:val="26"/>
          <w:szCs w:val="26"/>
          <w:rtl/>
        </w:rPr>
        <w:t>استفاده</w:t>
      </w:r>
      <w:r w:rsidRPr="00C03F0E">
        <w:rPr>
          <w:sz w:val="26"/>
          <w:szCs w:val="26"/>
          <w:rtl/>
        </w:rPr>
        <w:t xml:space="preserve"> </w:t>
      </w:r>
      <w:r w:rsidRPr="00C03F0E">
        <w:rPr>
          <w:rStyle w:val="tr-align-text"/>
          <w:sz w:val="26"/>
          <w:szCs w:val="26"/>
          <w:rtl/>
        </w:rPr>
        <w:t>می‌شود</w:t>
      </w:r>
      <w:r>
        <w:rPr>
          <w:rStyle w:val="tr-align-text"/>
          <w:rFonts w:hint="cs"/>
          <w:sz w:val="26"/>
          <w:szCs w:val="26"/>
          <w:rtl/>
        </w:rPr>
        <w:t xml:space="preserve"> </w:t>
      </w:r>
      <w:r w:rsidRPr="00C03F0E">
        <w:rPr>
          <w:rStyle w:val="tr-align-text"/>
          <w:sz w:val="26"/>
          <w:szCs w:val="26"/>
        </w:rPr>
        <w:t>.</w:t>
      </w:r>
      <w:commentRangeEnd w:id="66"/>
      <w:r w:rsidR="00DD467D">
        <w:rPr>
          <w:rStyle w:val="CommentReference"/>
          <w:rtl/>
        </w:rPr>
        <w:commentReference w:id="66"/>
      </w:r>
      <w:commentRangeStart w:id="67"/>
      <w:r w:rsidRPr="00C03F0E">
        <w:rPr>
          <w:rFonts w:ascii="Times New Roman" w:eastAsia="Times New Roman" w:hAnsi="Times New Roman"/>
          <w:sz w:val="26"/>
          <w:szCs w:val="26"/>
          <w:rtl/>
        </w:rPr>
        <w:t>تشخیص خطای هوشمند یکی از اجزای مهم سیستم نگهداری هوشمند است</w:t>
      </w:r>
      <w:r>
        <w:rPr>
          <w:rFonts w:ascii="Times New Roman" w:eastAsia="Times New Roman" w:hAnsi="Times New Roman" w:hint="cs"/>
          <w:sz w:val="26"/>
          <w:szCs w:val="26"/>
          <w:rtl/>
        </w:rPr>
        <w:t>.</w:t>
      </w:r>
      <w:commentRangeEnd w:id="67"/>
      <w:r w:rsidR="00DD467D">
        <w:rPr>
          <w:rStyle w:val="CommentReference"/>
          <w:rtl/>
        </w:rPr>
        <w:commentReference w:id="67"/>
      </w:r>
    </w:p>
    <w:p w14:paraId="16EA11F1" w14:textId="77777777" w:rsidR="004A019B" w:rsidRDefault="004A019B" w:rsidP="004A019B">
      <w:pPr>
        <w:bidi/>
        <w:spacing w:before="100" w:beforeAutospacing="1" w:after="100" w:afterAutospacing="1" w:line="276" w:lineRule="auto"/>
        <w:jc w:val="both"/>
        <w:rPr>
          <w:rFonts w:ascii="Times New Roman" w:eastAsia="Times New Roman" w:hAnsi="Times New Roman"/>
          <w:sz w:val="26"/>
          <w:szCs w:val="26"/>
          <w:rtl/>
        </w:rPr>
      </w:pPr>
      <w:r>
        <w:rPr>
          <w:rStyle w:val="hwtze"/>
          <w:rFonts w:hint="cs"/>
          <w:sz w:val="26"/>
          <w:szCs w:val="26"/>
          <w:rtl/>
        </w:rPr>
        <w:t>ب</w:t>
      </w:r>
      <w:r w:rsidRPr="00DC604E">
        <w:rPr>
          <w:rStyle w:val="rynqvb"/>
          <w:rFonts w:hint="cs"/>
          <w:sz w:val="26"/>
          <w:szCs w:val="26"/>
          <w:rtl/>
        </w:rPr>
        <w:t>سیاری از تکنیک‌های ردیاب نقطه حداکثر توان</w:t>
      </w:r>
      <w:r w:rsidRPr="00DC604E">
        <w:rPr>
          <w:rStyle w:val="rynqvb"/>
          <w:rFonts w:hint="cs"/>
          <w:sz w:val="26"/>
          <w:szCs w:val="26"/>
        </w:rPr>
        <w:t xml:space="preserve"> (MPPT) </w:t>
      </w:r>
      <w:r w:rsidRPr="00DC604E">
        <w:rPr>
          <w:rStyle w:val="rynqvb"/>
          <w:rFonts w:hint="cs"/>
          <w:sz w:val="26"/>
          <w:szCs w:val="26"/>
          <w:rtl/>
        </w:rPr>
        <w:t>نیز در</w:t>
      </w:r>
      <w:r w:rsidRPr="00DC604E">
        <w:rPr>
          <w:rStyle w:val="rynqvb"/>
          <w:rFonts w:hint="cs"/>
          <w:sz w:val="26"/>
          <w:szCs w:val="26"/>
        </w:rPr>
        <w:t xml:space="preserve"> </w:t>
      </w:r>
      <w:r w:rsidRPr="00DC604E">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برای به حداکثر رساندن توان خروجی</w:t>
      </w:r>
      <w:r w:rsidRPr="00DC604E">
        <w:rPr>
          <w:rStyle w:val="rynqvb"/>
          <w:rFonts w:hint="cs"/>
          <w:sz w:val="26"/>
          <w:szCs w:val="26"/>
        </w:rPr>
        <w:t xml:space="preserve"> </w:t>
      </w:r>
      <w:r w:rsidRPr="00DC604E">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استفاده می‌شوند</w:t>
      </w:r>
      <w:r w:rsidRPr="00DC604E">
        <w:rPr>
          <w:rStyle w:val="rynqvb"/>
          <w:rFonts w:hint="cs"/>
          <w:sz w:val="26"/>
          <w:szCs w:val="26"/>
        </w:rPr>
        <w:t>.</w:t>
      </w:r>
      <w:r w:rsidRPr="00DC604E">
        <w:rPr>
          <w:rStyle w:val="rynqvb"/>
          <w:rFonts w:hint="cs"/>
          <w:sz w:val="26"/>
          <w:szCs w:val="26"/>
          <w:rtl/>
        </w:rPr>
        <w:t xml:space="preserve"> این الگوریتم‌های</w:t>
      </w:r>
      <w:r w:rsidRPr="00DC604E">
        <w:rPr>
          <w:rStyle w:val="rynqvb"/>
          <w:rFonts w:hint="cs"/>
          <w:sz w:val="26"/>
          <w:szCs w:val="26"/>
        </w:rPr>
        <w:t xml:space="preserve"> MPPT </w:t>
      </w:r>
      <w:r w:rsidRPr="00DC604E">
        <w:rPr>
          <w:rStyle w:val="rynqvb"/>
          <w:rFonts w:hint="cs"/>
          <w:sz w:val="26"/>
          <w:szCs w:val="26"/>
          <w:rtl/>
        </w:rPr>
        <w:t>می‌توانند قدرت خروجی</w:t>
      </w:r>
      <w:r w:rsidRPr="00DC604E">
        <w:rPr>
          <w:rStyle w:val="rynqvb"/>
          <w:rFonts w:hint="cs"/>
          <w:sz w:val="26"/>
          <w:szCs w:val="26"/>
        </w:rPr>
        <w:t xml:space="preserve"> </w:t>
      </w:r>
      <w:r w:rsidRPr="00DC604E">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را با جستجوی سریع نقطه حداکثر توان</w:t>
      </w:r>
      <w:r w:rsidRPr="00DC604E">
        <w:rPr>
          <w:rStyle w:val="rynqvb"/>
          <w:rFonts w:hint="cs"/>
          <w:sz w:val="26"/>
          <w:szCs w:val="26"/>
        </w:rPr>
        <w:t xml:space="preserve"> (MPP) </w:t>
      </w:r>
      <w:r w:rsidRPr="00DC604E">
        <w:rPr>
          <w:rStyle w:val="rynqvb"/>
          <w:rFonts w:hint="cs"/>
          <w:sz w:val="26"/>
          <w:szCs w:val="26"/>
          <w:rtl/>
        </w:rPr>
        <w:t>و دقیق  بهبود بخشند</w:t>
      </w:r>
      <w:r w:rsidRPr="00DC604E">
        <w:rPr>
          <w:rStyle w:val="rynqvb"/>
          <w:rFonts w:hint="cs"/>
          <w:sz w:val="26"/>
          <w:szCs w:val="26"/>
        </w:rPr>
        <w:t>.</w:t>
      </w:r>
      <w:r w:rsidRPr="00DC604E">
        <w:rPr>
          <w:rStyle w:val="hwtze"/>
          <w:rFonts w:hint="cs"/>
          <w:sz w:val="26"/>
          <w:szCs w:val="26"/>
        </w:rPr>
        <w:t xml:space="preserve"> </w:t>
      </w:r>
      <w:r w:rsidRPr="00DC604E">
        <w:rPr>
          <w:rStyle w:val="rynqvb"/>
          <w:rFonts w:hint="cs"/>
          <w:sz w:val="26"/>
          <w:szCs w:val="26"/>
          <w:rtl/>
        </w:rPr>
        <w:t>اگرچه</w:t>
      </w:r>
      <w:r w:rsidRPr="00DC604E">
        <w:rPr>
          <w:rStyle w:val="rynqvb"/>
          <w:rFonts w:hint="cs"/>
          <w:sz w:val="26"/>
          <w:szCs w:val="26"/>
        </w:rPr>
        <w:t xml:space="preserve"> MPPT </w:t>
      </w:r>
      <w:r w:rsidRPr="00DC604E">
        <w:rPr>
          <w:rStyle w:val="rynqvb"/>
          <w:rFonts w:hint="cs"/>
          <w:sz w:val="26"/>
          <w:szCs w:val="26"/>
          <w:rtl/>
        </w:rPr>
        <w:t xml:space="preserve">توان خروجی را بهینه می کند، اما ممکن است </w:t>
      </w:r>
      <w:r w:rsidR="0026380B">
        <w:rPr>
          <w:rStyle w:val="rynqvb"/>
          <w:rFonts w:hint="cs"/>
          <w:sz w:val="26"/>
          <w:szCs w:val="26"/>
          <w:rtl/>
        </w:rPr>
        <w:t>عملکرد</w:t>
      </w:r>
      <w:r w:rsidRPr="00DC604E">
        <w:rPr>
          <w:rStyle w:val="rynqvb"/>
          <w:rFonts w:hint="cs"/>
          <w:sz w:val="26"/>
          <w:szCs w:val="26"/>
          <w:rtl/>
        </w:rPr>
        <w:t xml:space="preserve"> دستگاه های حفاظتی الکترونیکی را برای تشخیص عیوب مختل کند</w:t>
      </w:r>
      <w:r w:rsidRPr="00DC604E">
        <w:rPr>
          <w:rStyle w:val="rynqvb"/>
          <w:rFonts w:hint="cs"/>
          <w:sz w:val="26"/>
          <w:szCs w:val="26"/>
        </w:rPr>
        <w:t>.</w:t>
      </w:r>
      <w:r w:rsidRPr="00DC604E">
        <w:rPr>
          <w:rStyle w:val="rynqvb"/>
          <w:rFonts w:hint="cs"/>
          <w:sz w:val="26"/>
          <w:szCs w:val="26"/>
          <w:rtl/>
        </w:rPr>
        <w:t xml:space="preserve"> هنگامی که یک خطا رخ می دهد , جریان و ولتاژ خروجی</w:t>
      </w:r>
      <w:r w:rsidRPr="00DC604E">
        <w:rPr>
          <w:rStyle w:val="rynqvb"/>
          <w:rFonts w:hint="cs"/>
          <w:sz w:val="26"/>
          <w:szCs w:val="26"/>
        </w:rPr>
        <w:t xml:space="preserve"> </w:t>
      </w:r>
      <w:r>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به شدت از شرایط عادی منحرف می شود که منجر به افت غیرمنتظره توان می شود</w:t>
      </w:r>
      <w:r w:rsidRPr="00DC604E">
        <w:rPr>
          <w:rStyle w:val="rynqvb"/>
          <w:rFonts w:hint="cs"/>
          <w:sz w:val="26"/>
          <w:szCs w:val="26"/>
        </w:rPr>
        <w:t xml:space="preserve"> .</w:t>
      </w:r>
      <w:r w:rsidRPr="00DC604E">
        <w:rPr>
          <w:rStyle w:val="rynqvb"/>
          <w:sz w:val="26"/>
          <w:szCs w:val="26"/>
        </w:rPr>
        <w:t xml:space="preserve"> </w:t>
      </w:r>
      <w:r w:rsidRPr="00DC604E">
        <w:rPr>
          <w:rStyle w:val="rynqvb"/>
          <w:rFonts w:hint="cs"/>
          <w:sz w:val="26"/>
          <w:szCs w:val="26"/>
          <w:rtl/>
        </w:rPr>
        <w:t>و سپس</w:t>
      </w:r>
      <w:r w:rsidRPr="00DC604E">
        <w:rPr>
          <w:rStyle w:val="rynqvb"/>
          <w:rFonts w:hint="cs"/>
          <w:sz w:val="26"/>
          <w:szCs w:val="26"/>
        </w:rPr>
        <w:t xml:space="preserve"> MPPT </w:t>
      </w:r>
      <w:r w:rsidRPr="00DC604E">
        <w:rPr>
          <w:rStyle w:val="rynqvb"/>
          <w:rFonts w:hint="cs"/>
          <w:sz w:val="26"/>
          <w:szCs w:val="26"/>
          <w:rtl/>
        </w:rPr>
        <w:t>به جستجوی</w:t>
      </w:r>
      <w:r>
        <w:rPr>
          <w:rStyle w:val="rynqvb"/>
          <w:rFonts w:hint="cs"/>
          <w:sz w:val="26"/>
          <w:szCs w:val="26"/>
          <w:rtl/>
        </w:rPr>
        <w:t xml:space="preserve"> نقطه حداکثر توان(</w:t>
      </w:r>
      <w:r w:rsidRPr="00DC604E">
        <w:rPr>
          <w:rStyle w:val="rynqvb"/>
          <w:rFonts w:hint="cs"/>
          <w:sz w:val="26"/>
          <w:szCs w:val="26"/>
        </w:rPr>
        <w:t xml:space="preserve"> MPP </w:t>
      </w:r>
      <w:r w:rsidRPr="00DC604E">
        <w:rPr>
          <w:rStyle w:val="rynqvb"/>
          <w:rFonts w:hint="cs"/>
          <w:sz w:val="26"/>
          <w:szCs w:val="26"/>
          <w:rtl/>
        </w:rPr>
        <w:t>جدید ادامه می دهد تا زمانی که همگرا شود، که منجر به یک فرآیند گذرا الکتریکی در حوزه زمان می شود</w:t>
      </w:r>
      <w:r w:rsidRPr="00DC604E">
        <w:rPr>
          <w:rStyle w:val="rynqvb"/>
          <w:rFonts w:hint="cs"/>
          <w:sz w:val="26"/>
          <w:szCs w:val="26"/>
        </w:rPr>
        <w:t>.</w:t>
      </w:r>
      <w:r w:rsidRPr="00DC604E">
        <w:rPr>
          <w:rStyle w:val="hwtze"/>
          <w:rFonts w:hint="cs"/>
          <w:sz w:val="26"/>
          <w:szCs w:val="26"/>
        </w:rPr>
        <w:t xml:space="preserve"> </w:t>
      </w:r>
      <w:r w:rsidRPr="00DC604E">
        <w:rPr>
          <w:rStyle w:val="rynqvb"/>
          <w:rFonts w:hint="cs"/>
          <w:sz w:val="26"/>
          <w:szCs w:val="26"/>
          <w:rtl/>
        </w:rPr>
        <w:t>در نهایت، هنگامی که</w:t>
      </w:r>
      <w:r w:rsidRPr="00DC604E">
        <w:rPr>
          <w:rStyle w:val="rynqvb"/>
          <w:rFonts w:hint="cs"/>
          <w:sz w:val="26"/>
          <w:szCs w:val="26"/>
        </w:rPr>
        <w:t xml:space="preserve"> MPPT </w:t>
      </w:r>
      <w:r w:rsidRPr="00DC604E">
        <w:rPr>
          <w:rStyle w:val="rynqvb"/>
          <w:rFonts w:hint="cs"/>
          <w:sz w:val="26"/>
          <w:szCs w:val="26"/>
          <w:rtl/>
        </w:rPr>
        <w:t xml:space="preserve">همگرا شد، </w:t>
      </w:r>
      <w:r>
        <w:rPr>
          <w:rStyle w:val="rynqvb"/>
          <w:rFonts w:hint="cs"/>
          <w:sz w:val="26"/>
          <w:szCs w:val="26"/>
          <w:rtl/>
        </w:rPr>
        <w:t xml:space="preserve">سیستم های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به یک حالت پایدار جدید، یعنی مرحله پس از خطا</w:t>
      </w:r>
      <w:r w:rsidRPr="00DC604E">
        <w:rPr>
          <w:rStyle w:val="rynqvb"/>
          <w:rFonts w:hint="cs"/>
          <w:sz w:val="26"/>
          <w:szCs w:val="26"/>
        </w:rPr>
        <w:t xml:space="preserve"> (PSS) </w:t>
      </w:r>
      <w:r w:rsidRPr="00DC604E">
        <w:rPr>
          <w:rStyle w:val="rynqvb"/>
          <w:rFonts w:hint="cs"/>
          <w:sz w:val="26"/>
          <w:szCs w:val="26"/>
          <w:rtl/>
        </w:rPr>
        <w:t>دست می یابد، تغییر جریان</w:t>
      </w:r>
      <w:r>
        <w:rPr>
          <w:rStyle w:val="rynqvb"/>
          <w:rFonts w:hint="cs"/>
          <w:sz w:val="26"/>
          <w:szCs w:val="26"/>
          <w:rtl/>
        </w:rPr>
        <w:t xml:space="preserve"> و ولتاژ</w:t>
      </w:r>
      <w:r w:rsidRPr="00DC604E">
        <w:rPr>
          <w:rStyle w:val="rynqvb"/>
          <w:rFonts w:hint="cs"/>
          <w:sz w:val="26"/>
          <w:szCs w:val="26"/>
        </w:rPr>
        <w:t xml:space="preserve"> </w:t>
      </w:r>
      <w:r>
        <w:rPr>
          <w:rStyle w:val="rynqvb"/>
          <w:rFonts w:hint="cs"/>
          <w:sz w:val="26"/>
          <w:szCs w:val="26"/>
          <w:rtl/>
        </w:rPr>
        <w:t xml:space="preserve">آرایه </w:t>
      </w:r>
      <w:r w:rsidR="0026380B">
        <w:rPr>
          <w:rStyle w:val="rynqvb"/>
          <w:rFonts w:hint="cs"/>
          <w:sz w:val="26"/>
          <w:szCs w:val="26"/>
          <w:rtl/>
        </w:rPr>
        <w:t xml:space="preserve"> فتوولتائیک </w:t>
      </w:r>
      <w:r w:rsidRPr="00DC604E">
        <w:rPr>
          <w:rStyle w:val="rynqvb"/>
          <w:rFonts w:hint="cs"/>
          <w:sz w:val="26"/>
          <w:szCs w:val="26"/>
        </w:rPr>
        <w:t xml:space="preserve"> </w:t>
      </w:r>
      <w:r w:rsidRPr="00DC604E">
        <w:rPr>
          <w:rStyle w:val="rynqvb"/>
          <w:rFonts w:hint="cs"/>
          <w:sz w:val="26"/>
          <w:szCs w:val="26"/>
          <w:rtl/>
        </w:rPr>
        <w:t xml:space="preserve">به اندازه فرآیند گذرا در حوزه زمانی قابل </w:t>
      </w:r>
      <w:r w:rsidRPr="00DC604E">
        <w:rPr>
          <w:rStyle w:val="rynqvb"/>
          <w:rFonts w:hint="cs"/>
          <w:sz w:val="26"/>
          <w:szCs w:val="26"/>
          <w:rtl/>
        </w:rPr>
        <w:lastRenderedPageBreak/>
        <w:t>توجه نیست</w:t>
      </w:r>
      <w:r w:rsidRPr="00DC604E">
        <w:rPr>
          <w:rStyle w:val="rynqvb"/>
          <w:rFonts w:hint="cs"/>
          <w:sz w:val="26"/>
          <w:szCs w:val="26"/>
        </w:rPr>
        <w:t>.</w:t>
      </w:r>
      <w:r w:rsidRPr="00DC604E">
        <w:rPr>
          <w:rStyle w:val="rynqvb"/>
          <w:sz w:val="26"/>
          <w:szCs w:val="26"/>
        </w:rPr>
        <w:t xml:space="preserve"> </w:t>
      </w:r>
      <w:r w:rsidRPr="00DC604E">
        <w:rPr>
          <w:rFonts w:ascii="Times New Roman" w:eastAsia="Times New Roman" w:hAnsi="Times New Roman"/>
          <w:sz w:val="26"/>
          <w:szCs w:val="26"/>
          <w:rtl/>
        </w:rPr>
        <w:t>در نتیجه</w:t>
      </w:r>
      <w:r>
        <w:rPr>
          <w:rFonts w:ascii="Times New Roman" w:eastAsia="Times New Roman" w:hAnsi="Times New Roman" w:hint="cs"/>
          <w:sz w:val="26"/>
          <w:szCs w:val="26"/>
          <w:rtl/>
        </w:rPr>
        <w:t>، ب</w:t>
      </w:r>
      <w:r w:rsidRPr="00DC604E">
        <w:rPr>
          <w:rFonts w:ascii="Times New Roman" w:eastAsia="Times New Roman" w:hAnsi="Times New Roman"/>
          <w:sz w:val="26"/>
          <w:szCs w:val="26"/>
          <w:rtl/>
        </w:rPr>
        <w:t xml:space="preserve">هینه‌سازی سریع </w:t>
      </w:r>
      <w:r>
        <w:rPr>
          <w:rFonts w:ascii="Times New Roman" w:eastAsia="Times New Roman" w:hAnsi="Times New Roman" w:hint="cs"/>
          <w:sz w:val="26"/>
          <w:szCs w:val="26"/>
          <w:rtl/>
        </w:rPr>
        <w:t xml:space="preserve">الگوریتم </w:t>
      </w:r>
      <w:r>
        <w:rPr>
          <w:rFonts w:ascii="Times New Roman" w:eastAsia="Times New Roman" w:hAnsi="Times New Roman"/>
          <w:sz w:val="26"/>
          <w:szCs w:val="26"/>
        </w:rPr>
        <w:t>MPPT</w:t>
      </w:r>
      <w:r w:rsidRPr="00DC604E">
        <w:rPr>
          <w:rFonts w:ascii="Times New Roman" w:eastAsia="Times New Roman" w:hAnsi="Times New Roman"/>
          <w:sz w:val="26"/>
          <w:szCs w:val="26"/>
        </w:rPr>
        <w:t xml:space="preserve"> </w:t>
      </w:r>
      <w:r>
        <w:rPr>
          <w:rFonts w:ascii="Times New Roman" w:eastAsia="Times New Roman" w:hAnsi="Times New Roman" w:hint="cs"/>
          <w:sz w:val="26"/>
          <w:szCs w:val="26"/>
          <w:rtl/>
        </w:rPr>
        <w:t xml:space="preserve"> </w:t>
      </w:r>
      <w:r w:rsidRPr="00DC604E">
        <w:rPr>
          <w:rFonts w:ascii="Times New Roman" w:eastAsia="Times New Roman" w:hAnsi="Times New Roman"/>
          <w:sz w:val="26"/>
          <w:szCs w:val="26"/>
          <w:rtl/>
        </w:rPr>
        <w:t>ممکن است سبب شود که جریان</w:t>
      </w:r>
      <w:r>
        <w:rPr>
          <w:rFonts w:ascii="Times New Roman" w:eastAsia="Times New Roman" w:hAnsi="Times New Roman" w:hint="cs"/>
          <w:sz w:val="26"/>
          <w:szCs w:val="26"/>
          <w:rtl/>
        </w:rPr>
        <w:t xml:space="preserve"> و ولتاژ آرایه </w:t>
      </w:r>
      <w:r w:rsidR="0026380B">
        <w:rPr>
          <w:rFonts w:ascii="Times New Roman" w:eastAsia="Times New Roman" w:hAnsi="Times New Roman" w:hint="cs"/>
          <w:sz w:val="26"/>
          <w:szCs w:val="26"/>
          <w:rtl/>
        </w:rPr>
        <w:t xml:space="preserve"> فتوولتائیک </w:t>
      </w:r>
      <w:r w:rsidRPr="00DC604E">
        <w:rPr>
          <w:rFonts w:ascii="Times New Roman" w:eastAsia="Times New Roman" w:hAnsi="Times New Roman"/>
          <w:sz w:val="26"/>
          <w:szCs w:val="26"/>
          <w:rtl/>
        </w:rPr>
        <w:t xml:space="preserve"> به سرعت به محدوده نرمال باز گردند که ممکن است مانع از عملکرد حفاظتی فیوز و </w:t>
      </w:r>
      <w:r>
        <w:rPr>
          <w:rFonts w:ascii="Times New Roman" w:eastAsia="Times New Roman" w:hAnsi="Times New Roman" w:hint="cs"/>
          <w:sz w:val="26"/>
          <w:szCs w:val="26"/>
          <w:rtl/>
        </w:rPr>
        <w:t>قطع کننده مدار</w:t>
      </w:r>
      <w:r w:rsidRPr="00DC604E">
        <w:rPr>
          <w:rFonts w:ascii="Times New Roman" w:eastAsia="Times New Roman" w:hAnsi="Times New Roman"/>
          <w:sz w:val="26"/>
          <w:szCs w:val="26"/>
          <w:rtl/>
        </w:rPr>
        <w:t xml:space="preserve"> شود</w:t>
      </w:r>
      <w:r w:rsidRPr="00DC604E">
        <w:rPr>
          <w:rFonts w:ascii="Times New Roman" w:eastAsia="Times New Roman" w:hAnsi="Times New Roman"/>
          <w:sz w:val="26"/>
          <w:szCs w:val="26"/>
        </w:rPr>
        <w:t>.</w:t>
      </w:r>
    </w:p>
    <w:p w14:paraId="2CBEFF3A" w14:textId="77777777" w:rsidR="004A019B" w:rsidRPr="00C77E14" w:rsidRDefault="004A019B" w:rsidP="004A019B">
      <w:pPr>
        <w:bidi/>
        <w:spacing w:before="100" w:beforeAutospacing="1" w:after="100" w:afterAutospacing="1" w:line="240" w:lineRule="auto"/>
        <w:jc w:val="both"/>
        <w:rPr>
          <w:sz w:val="26"/>
          <w:szCs w:val="26"/>
          <w:rtl/>
        </w:rPr>
      </w:pPr>
      <w:commentRangeStart w:id="68"/>
      <w:r w:rsidRPr="00C77E14">
        <w:rPr>
          <w:rFonts w:hint="cs"/>
          <w:sz w:val="26"/>
          <w:szCs w:val="26"/>
          <w:rtl/>
        </w:rPr>
        <w:t>مکی و همکاران</w:t>
      </w:r>
      <w:r w:rsidRPr="00C77E14">
        <w:rPr>
          <w:rFonts w:hint="cs"/>
          <w:sz w:val="26"/>
          <w:szCs w:val="26"/>
        </w:rPr>
        <w:t xml:space="preserve">. </w:t>
      </w:r>
      <w:r w:rsidRPr="00C77E14">
        <w:rPr>
          <w:rFonts w:hint="cs"/>
          <w:sz w:val="26"/>
          <w:szCs w:val="26"/>
          <w:rtl/>
        </w:rPr>
        <w:t>از</w:t>
      </w:r>
      <w:r w:rsidRPr="00C77E14">
        <w:rPr>
          <w:rFonts w:hint="cs"/>
          <w:sz w:val="26"/>
          <w:szCs w:val="26"/>
        </w:rPr>
        <w:t xml:space="preserve"> MLP </w:t>
      </w:r>
      <w:r w:rsidRPr="00C77E14">
        <w:rPr>
          <w:rFonts w:hint="cs"/>
          <w:sz w:val="26"/>
          <w:szCs w:val="26"/>
          <w:rtl/>
        </w:rPr>
        <w:t>برای تخمین ولتاژ و جریان خروجی  برای دستیابی به تشخیص عیب سیستم های</w:t>
      </w:r>
      <w:r w:rsidRPr="00C77E14">
        <w:rPr>
          <w:rFonts w:hint="cs"/>
          <w:sz w:val="26"/>
          <w:szCs w:val="26"/>
        </w:rPr>
        <w:t xml:space="preserve"> </w:t>
      </w:r>
      <w:r w:rsidR="0026380B">
        <w:rPr>
          <w:rFonts w:hint="cs"/>
          <w:sz w:val="26"/>
          <w:szCs w:val="26"/>
          <w:rtl/>
        </w:rPr>
        <w:t xml:space="preserve"> فتوولتائیک </w:t>
      </w:r>
      <w:r w:rsidRPr="00C77E14">
        <w:rPr>
          <w:rFonts w:hint="cs"/>
          <w:sz w:val="26"/>
          <w:szCs w:val="26"/>
        </w:rPr>
        <w:t xml:space="preserve"> </w:t>
      </w:r>
      <w:r w:rsidRPr="00C77E14">
        <w:rPr>
          <w:rFonts w:hint="cs"/>
          <w:sz w:val="26"/>
          <w:szCs w:val="26"/>
          <w:rtl/>
        </w:rPr>
        <w:t>استفاده کرد.</w:t>
      </w:r>
    </w:p>
    <w:p w14:paraId="36522226" w14:textId="77777777" w:rsidR="004A019B" w:rsidRPr="00C77E14" w:rsidRDefault="004A019B" w:rsidP="004A019B">
      <w:pPr>
        <w:bidi/>
        <w:jc w:val="both"/>
        <w:rPr>
          <w:sz w:val="26"/>
          <w:szCs w:val="26"/>
          <w:rtl/>
        </w:rPr>
      </w:pPr>
      <w:r w:rsidRPr="00267F7F">
        <w:rPr>
          <w:rFonts w:hint="cs"/>
          <w:sz w:val="26"/>
          <w:szCs w:val="26"/>
          <w:rtl/>
        </w:rPr>
        <w:t>خلیل و همکاران</w:t>
      </w:r>
      <w:r>
        <w:rPr>
          <w:rFonts w:hint="cs"/>
          <w:sz w:val="26"/>
          <w:szCs w:val="26"/>
          <w:rtl/>
        </w:rPr>
        <w:t xml:space="preserve"> ی</w:t>
      </w:r>
      <w:r w:rsidRPr="00267F7F">
        <w:rPr>
          <w:rFonts w:hint="cs"/>
          <w:sz w:val="26"/>
          <w:szCs w:val="26"/>
          <w:rtl/>
        </w:rPr>
        <w:t>ک شبکه عصبی پس انتشار</w:t>
      </w:r>
      <w:r w:rsidRPr="00267F7F">
        <w:rPr>
          <w:rFonts w:hint="cs"/>
          <w:sz w:val="26"/>
          <w:szCs w:val="26"/>
        </w:rPr>
        <w:t xml:space="preserve"> (BPNN) </w:t>
      </w:r>
      <w:r w:rsidRPr="00267F7F">
        <w:rPr>
          <w:rFonts w:hint="cs"/>
          <w:sz w:val="26"/>
          <w:szCs w:val="26"/>
          <w:rtl/>
        </w:rPr>
        <w:t>در</w:t>
      </w:r>
      <w:r w:rsidRPr="00267F7F">
        <w:rPr>
          <w:rFonts w:hint="cs"/>
          <w:sz w:val="26"/>
          <w:szCs w:val="26"/>
        </w:rPr>
        <w:t xml:space="preserve"> MLP </w:t>
      </w:r>
      <w:r w:rsidRPr="00267F7F">
        <w:rPr>
          <w:rFonts w:hint="cs"/>
          <w:sz w:val="26"/>
          <w:szCs w:val="26"/>
          <w:rtl/>
        </w:rPr>
        <w:t xml:space="preserve">برای شناسایی و مشخص کردن خطاهای اتصال کوتاه و خطاهای </w:t>
      </w:r>
      <w:r w:rsidR="0026380B">
        <w:rPr>
          <w:rFonts w:hint="cs"/>
          <w:sz w:val="26"/>
          <w:szCs w:val="26"/>
          <w:rtl/>
        </w:rPr>
        <w:t>مدار</w:t>
      </w:r>
      <w:r w:rsidRPr="00267F7F">
        <w:rPr>
          <w:rFonts w:hint="cs"/>
          <w:sz w:val="26"/>
          <w:szCs w:val="26"/>
          <w:rtl/>
        </w:rPr>
        <w:t xml:space="preserve"> باز در ژنراتورهای</w:t>
      </w:r>
      <w:r w:rsidRPr="00267F7F">
        <w:rPr>
          <w:rFonts w:hint="cs"/>
          <w:sz w:val="26"/>
          <w:szCs w:val="26"/>
        </w:rPr>
        <w:t xml:space="preserve"> </w:t>
      </w:r>
      <w:r w:rsidR="0026380B">
        <w:rPr>
          <w:rFonts w:hint="cs"/>
          <w:sz w:val="26"/>
          <w:szCs w:val="26"/>
          <w:rtl/>
        </w:rPr>
        <w:t xml:space="preserve"> فتوولتائیک </w:t>
      </w:r>
      <w:r w:rsidRPr="00267F7F">
        <w:rPr>
          <w:rFonts w:hint="cs"/>
          <w:sz w:val="26"/>
          <w:szCs w:val="26"/>
        </w:rPr>
        <w:t xml:space="preserve"> </w:t>
      </w:r>
      <w:r w:rsidRPr="00267F7F">
        <w:rPr>
          <w:rFonts w:hint="cs"/>
          <w:sz w:val="26"/>
          <w:szCs w:val="26"/>
          <w:rtl/>
        </w:rPr>
        <w:t xml:space="preserve">یکپارچه </w:t>
      </w:r>
      <w:r>
        <w:rPr>
          <w:rFonts w:hint="cs"/>
          <w:sz w:val="26"/>
          <w:szCs w:val="26"/>
          <w:rtl/>
        </w:rPr>
        <w:t>طراحی کردند که مدل</w:t>
      </w:r>
      <w:r w:rsidRPr="00267F7F">
        <w:rPr>
          <w:rFonts w:hint="cs"/>
          <w:sz w:val="26"/>
          <w:szCs w:val="26"/>
        </w:rPr>
        <w:t xml:space="preserve"> </w:t>
      </w:r>
      <w:r w:rsidRPr="00267F7F">
        <w:rPr>
          <w:rFonts w:hint="cs"/>
          <w:sz w:val="26"/>
          <w:szCs w:val="26"/>
          <w:rtl/>
        </w:rPr>
        <w:t>می تواند عیوب را به سرعت و با دقت شناسایی کند. در روش آنان تشخیص عیب به بخشی ضروری از تاسیسات</w:t>
      </w:r>
      <w:r w:rsidRPr="00267F7F">
        <w:rPr>
          <w:rFonts w:hint="cs"/>
          <w:sz w:val="26"/>
          <w:szCs w:val="26"/>
        </w:rPr>
        <w:t xml:space="preserve"> </w:t>
      </w:r>
      <w:r w:rsidR="0026380B">
        <w:rPr>
          <w:rFonts w:hint="cs"/>
          <w:sz w:val="26"/>
          <w:szCs w:val="26"/>
          <w:rtl/>
        </w:rPr>
        <w:t xml:space="preserve"> فتوولتائیک </w:t>
      </w:r>
      <w:r w:rsidRPr="00267F7F">
        <w:rPr>
          <w:rFonts w:hint="cs"/>
          <w:sz w:val="26"/>
          <w:szCs w:val="26"/>
        </w:rPr>
        <w:t xml:space="preserve"> </w:t>
      </w:r>
      <w:r w:rsidRPr="00267F7F">
        <w:rPr>
          <w:rFonts w:hint="cs"/>
          <w:sz w:val="26"/>
          <w:szCs w:val="26"/>
          <w:rtl/>
        </w:rPr>
        <w:t>برای اطمینان از ایمنی و قابلیت اطمینان آنها تبدیل شده است</w:t>
      </w:r>
      <w:r w:rsidRPr="00267F7F">
        <w:rPr>
          <w:rFonts w:hint="cs"/>
          <w:sz w:val="26"/>
          <w:szCs w:val="26"/>
        </w:rPr>
        <w:t xml:space="preserve">. </w:t>
      </w:r>
      <w:r w:rsidRPr="00267F7F">
        <w:rPr>
          <w:rFonts w:hint="cs"/>
          <w:sz w:val="26"/>
          <w:szCs w:val="26"/>
          <w:rtl/>
        </w:rPr>
        <w:t>دقت، سرعت، ويژگي، حساسيت و دقت تشخيص و جداسازي عيوب، مهمترين معيارهاي کيفيت تشخيص هستند</w:t>
      </w:r>
      <w:r w:rsidRPr="00C77E14">
        <w:rPr>
          <w:rFonts w:hint="cs"/>
          <w:sz w:val="26"/>
          <w:szCs w:val="26"/>
        </w:rPr>
        <w:t xml:space="preserve">. </w:t>
      </w:r>
      <w:r w:rsidRPr="00C77E14">
        <w:rPr>
          <w:rFonts w:hint="cs"/>
          <w:sz w:val="26"/>
          <w:szCs w:val="26"/>
          <w:rtl/>
        </w:rPr>
        <w:t>برای این کار، پنج شبکه عصبی مصنوعی مورد مطالعه قرار گرفته است</w:t>
      </w:r>
      <w:r w:rsidRPr="00C77E14">
        <w:rPr>
          <w:rFonts w:hint="cs"/>
          <w:sz w:val="26"/>
          <w:szCs w:val="26"/>
        </w:rPr>
        <w:t>:</w:t>
      </w:r>
      <w:r w:rsidRPr="00C77E14">
        <w:rPr>
          <w:sz w:val="26"/>
          <w:szCs w:val="26"/>
          <w:rtl/>
        </w:rPr>
        <w:t xml:space="preserve">شبکه‌های پس انتشار </w:t>
      </w:r>
      <w:r w:rsidRPr="00C77E14">
        <w:rPr>
          <w:sz w:val="26"/>
          <w:szCs w:val="26"/>
        </w:rPr>
        <w:t xml:space="preserve">(BPNN), </w:t>
      </w:r>
      <w:r w:rsidRPr="00C77E14">
        <w:rPr>
          <w:sz w:val="26"/>
          <w:szCs w:val="26"/>
          <w:rtl/>
        </w:rPr>
        <w:t xml:space="preserve">شبکه‌های رگرسیون تعمیم‌یافته </w:t>
      </w:r>
      <w:r w:rsidRPr="00C77E14">
        <w:rPr>
          <w:sz w:val="26"/>
          <w:szCs w:val="26"/>
        </w:rPr>
        <w:t>(</w:t>
      </w:r>
      <w:proofErr w:type="spellStart"/>
      <w:r w:rsidRPr="00C77E14">
        <w:rPr>
          <w:sz w:val="26"/>
          <w:szCs w:val="26"/>
        </w:rPr>
        <w:t>mlp</w:t>
      </w:r>
      <w:proofErr w:type="spellEnd"/>
      <w:r w:rsidRPr="00C77E14">
        <w:rPr>
          <w:sz w:val="26"/>
          <w:szCs w:val="26"/>
        </w:rPr>
        <w:t xml:space="preserve">), </w:t>
      </w:r>
      <w:r w:rsidRPr="00C77E14">
        <w:rPr>
          <w:sz w:val="26"/>
          <w:szCs w:val="26"/>
          <w:rtl/>
        </w:rPr>
        <w:t xml:space="preserve">شبکه‌های عصبی احتمالی </w:t>
      </w:r>
      <w:r w:rsidRPr="00C77E14">
        <w:rPr>
          <w:sz w:val="26"/>
          <w:szCs w:val="26"/>
        </w:rPr>
        <w:t xml:space="preserve">(PNN) </w:t>
      </w:r>
      <w:r w:rsidRPr="00C77E14">
        <w:rPr>
          <w:sz w:val="26"/>
          <w:szCs w:val="26"/>
          <w:rtl/>
        </w:rPr>
        <w:t xml:space="preserve">و دو شبکه عصبی پایه شعاعی </w:t>
      </w:r>
      <w:r w:rsidRPr="00C77E14">
        <w:rPr>
          <w:sz w:val="26"/>
          <w:szCs w:val="26"/>
        </w:rPr>
        <w:t>(</w:t>
      </w:r>
      <w:proofErr w:type="spellStart"/>
      <w:r w:rsidRPr="00C77E14">
        <w:rPr>
          <w:sz w:val="26"/>
          <w:szCs w:val="26"/>
        </w:rPr>
        <w:t>rbf</w:t>
      </w:r>
      <w:proofErr w:type="spellEnd"/>
      <w:r w:rsidRPr="00C77E14">
        <w:rPr>
          <w:sz w:val="26"/>
          <w:szCs w:val="26"/>
        </w:rPr>
        <w:t>).</w:t>
      </w:r>
      <w:r w:rsidRPr="00C77E14">
        <w:rPr>
          <w:sz w:val="26"/>
          <w:szCs w:val="26"/>
          <w:rtl/>
        </w:rPr>
        <w:t xml:space="preserve">از این </w:t>
      </w:r>
      <w:r>
        <w:rPr>
          <w:rFonts w:hint="cs"/>
          <w:sz w:val="26"/>
          <w:szCs w:val="26"/>
          <w:rtl/>
        </w:rPr>
        <w:t>شبکه های عصبی مصنوعی</w:t>
      </w:r>
      <w:r w:rsidRPr="00C77E14">
        <w:rPr>
          <w:sz w:val="26"/>
          <w:szCs w:val="26"/>
        </w:rPr>
        <w:t xml:space="preserve"> </w:t>
      </w:r>
      <w:r w:rsidRPr="00C77E14">
        <w:rPr>
          <w:sz w:val="26"/>
          <w:szCs w:val="26"/>
          <w:rtl/>
        </w:rPr>
        <w:t xml:space="preserve"> برای شناسایی و مکان‌یابی </w:t>
      </w:r>
      <w:r>
        <w:rPr>
          <w:rFonts w:hint="cs"/>
          <w:sz w:val="26"/>
          <w:szCs w:val="26"/>
          <w:rtl/>
        </w:rPr>
        <w:t>بیشتر</w:t>
      </w:r>
      <w:r w:rsidRPr="00C77E14">
        <w:rPr>
          <w:sz w:val="26"/>
          <w:szCs w:val="26"/>
        </w:rPr>
        <w:t xml:space="preserve"> </w:t>
      </w:r>
      <w:r w:rsidRPr="00C77E14">
        <w:rPr>
          <w:sz w:val="26"/>
          <w:szCs w:val="26"/>
          <w:rtl/>
        </w:rPr>
        <w:t>خطاهای موجود در سامانه‌های فتوولتائیک استفاده می‌شود</w:t>
      </w:r>
      <w:r w:rsidR="000F272F">
        <w:rPr>
          <w:rFonts w:hint="cs"/>
          <w:sz w:val="26"/>
          <w:szCs w:val="26"/>
          <w:rtl/>
        </w:rPr>
        <w:t>.</w:t>
      </w:r>
    </w:p>
    <w:p w14:paraId="07F4C9A0" w14:textId="77777777" w:rsidR="004A019B" w:rsidRDefault="004A019B" w:rsidP="004A019B">
      <w:pPr>
        <w:bidi/>
        <w:jc w:val="both"/>
        <w:rPr>
          <w:sz w:val="26"/>
          <w:szCs w:val="26"/>
          <w:rtl/>
        </w:rPr>
      </w:pPr>
      <w:r w:rsidRPr="00C77E14">
        <w:rPr>
          <w:sz w:val="26"/>
          <w:szCs w:val="26"/>
          <w:rtl/>
        </w:rPr>
        <w:t xml:space="preserve">اکرم و همکاران یک مدل تشخیصی مبتنی بر </w:t>
      </w:r>
      <w:r>
        <w:rPr>
          <w:rFonts w:hint="cs"/>
          <w:sz w:val="26"/>
          <w:szCs w:val="26"/>
          <w:rtl/>
        </w:rPr>
        <w:t>شبکه عصبی احتمالاتی</w:t>
      </w:r>
      <w:r w:rsidRPr="00C77E14">
        <w:rPr>
          <w:sz w:val="26"/>
          <w:szCs w:val="26"/>
        </w:rPr>
        <w:t xml:space="preserve"> </w:t>
      </w:r>
      <w:r w:rsidRPr="00C77E14">
        <w:rPr>
          <w:sz w:val="26"/>
          <w:szCs w:val="26"/>
          <w:rtl/>
        </w:rPr>
        <w:t>برای سامانه‌های فتوولتائیک برای پایش زمان واقعی و طبقه‌بندی خطا از خطاهای تکراری طراحی کردند</w:t>
      </w:r>
      <w:r w:rsidR="000F272F">
        <w:rPr>
          <w:rFonts w:hint="cs"/>
          <w:sz w:val="26"/>
          <w:szCs w:val="26"/>
          <w:rtl/>
        </w:rPr>
        <w:t>،</w:t>
      </w:r>
      <w:r w:rsidRPr="00C77E14">
        <w:rPr>
          <w:sz w:val="26"/>
          <w:szCs w:val="26"/>
        </w:rPr>
        <w:t xml:space="preserve"> </w:t>
      </w:r>
      <w:r w:rsidRPr="00C77E14">
        <w:rPr>
          <w:sz w:val="26"/>
          <w:szCs w:val="26"/>
          <w:rtl/>
        </w:rPr>
        <w:t>مدل می‌تواند به دقت به خصوصیات در دماهای مختلف پاسخ دهد</w:t>
      </w:r>
      <w:r w:rsidRPr="00C77E14">
        <w:rPr>
          <w:sz w:val="26"/>
          <w:szCs w:val="26"/>
        </w:rPr>
        <w:t>.</w:t>
      </w:r>
    </w:p>
    <w:p w14:paraId="54E7ACFB" w14:textId="77777777" w:rsidR="004A019B" w:rsidRDefault="004A019B" w:rsidP="004A019B">
      <w:pPr>
        <w:bidi/>
        <w:jc w:val="both"/>
        <w:rPr>
          <w:sz w:val="26"/>
          <w:szCs w:val="26"/>
          <w:rtl/>
        </w:rPr>
      </w:pPr>
      <w:r>
        <w:rPr>
          <w:rFonts w:hint="cs"/>
          <w:sz w:val="26"/>
          <w:szCs w:val="26"/>
          <w:rtl/>
        </w:rPr>
        <w:t xml:space="preserve">لو و لین یک مدل را با استفاده از شبکه های عصبی حافظه کوتاه بلند مدت طراحی کردند که می توانست خطای ناشی از عملکرد الگوریتم </w:t>
      </w:r>
      <w:r>
        <w:rPr>
          <w:sz w:val="26"/>
          <w:szCs w:val="26"/>
        </w:rPr>
        <w:t>mppt</w:t>
      </w:r>
      <w:r>
        <w:rPr>
          <w:rFonts w:hint="cs"/>
          <w:sz w:val="26"/>
          <w:szCs w:val="26"/>
          <w:rtl/>
        </w:rPr>
        <w:t xml:space="preserve">  را پیشبینی کند.</w:t>
      </w:r>
    </w:p>
    <w:p w14:paraId="56E3F951" w14:textId="7BF98A0C" w:rsidR="004A019B" w:rsidRPr="00C77E14" w:rsidDel="003D2454" w:rsidRDefault="004A019B" w:rsidP="004A019B">
      <w:pPr>
        <w:bidi/>
        <w:jc w:val="both"/>
        <w:rPr>
          <w:del w:id="69" w:author="MRT Pack 20 DVDs" w:date="2024-09-23T16:25:00Z"/>
          <w:sz w:val="26"/>
          <w:szCs w:val="26"/>
          <w:rtl/>
        </w:rPr>
      </w:pPr>
      <w:r>
        <w:rPr>
          <w:rFonts w:hint="cs"/>
          <w:sz w:val="26"/>
          <w:szCs w:val="26"/>
          <w:rtl/>
        </w:rPr>
        <w:t xml:space="preserve">در سال 2020 و  ویی و گااو  با استفاده از شبکه های عصبی کانولوشنی مدلی را طراحی کردند که به دقت 95 درصد در تشخیص خطا در آرایه های </w:t>
      </w:r>
      <w:r w:rsidR="0026380B">
        <w:rPr>
          <w:rFonts w:hint="cs"/>
          <w:sz w:val="26"/>
          <w:szCs w:val="26"/>
          <w:rtl/>
        </w:rPr>
        <w:t xml:space="preserve"> فتوولتائیک </w:t>
      </w:r>
      <w:r>
        <w:rPr>
          <w:rFonts w:hint="cs"/>
          <w:sz w:val="26"/>
          <w:szCs w:val="26"/>
          <w:rtl/>
        </w:rPr>
        <w:t xml:space="preserve"> رسید.</w:t>
      </w:r>
      <w:ins w:id="70" w:author="MRT Pack 20 DVDs" w:date="2024-09-23T16:25:00Z">
        <w:r w:rsidR="003D2454" w:rsidRPr="00C77E14" w:rsidDel="003D2454">
          <w:rPr>
            <w:sz w:val="26"/>
            <w:szCs w:val="26"/>
            <w:rtl/>
          </w:rPr>
          <w:t xml:space="preserve"> </w:t>
        </w:r>
        <w:commentRangeEnd w:id="68"/>
        <w:r w:rsidR="00FD6EF6">
          <w:rPr>
            <w:rStyle w:val="CommentReference"/>
            <w:rtl/>
          </w:rPr>
          <w:commentReference w:id="68"/>
        </w:r>
      </w:ins>
    </w:p>
    <w:p w14:paraId="02E073FE" w14:textId="6B08B29C" w:rsidR="004A019B" w:rsidRDefault="004A019B" w:rsidP="004A019B">
      <w:pPr>
        <w:bidi/>
        <w:ind w:right="562"/>
        <w:jc w:val="both"/>
        <w:rPr>
          <w:rFonts w:cs="B Yekan"/>
          <w:color w:val="008080"/>
          <w:sz w:val="24"/>
          <w:rtl/>
        </w:rPr>
      </w:pPr>
    </w:p>
    <w:p w14:paraId="77CE8966" w14:textId="77777777" w:rsidR="002C5F27" w:rsidRDefault="00507611" w:rsidP="003D2454">
      <w:pPr>
        <w:bidi/>
        <w:jc w:val="both"/>
        <w:rPr>
          <w:rFonts w:cs="B Yekan"/>
          <w:color w:val="008080"/>
          <w:sz w:val="24"/>
          <w:rtl/>
        </w:rPr>
      </w:pPr>
      <w:r>
        <w:rPr>
          <w:rFonts w:cs="B Yekan"/>
          <w:noProof/>
          <w:color w:val="008080"/>
          <w:sz w:val="24"/>
          <w:lang w:bidi="ar-SA"/>
        </w:rPr>
        <mc:AlternateContent>
          <mc:Choice Requires="wps">
            <w:drawing>
              <wp:inline distT="0" distB="0" distL="0" distR="0" wp14:anchorId="67BD4E29" wp14:editId="1FBDD251">
                <wp:extent cx="5267325" cy="0"/>
                <wp:effectExtent l="0" t="0" r="9525" b="19050"/>
                <wp:docPr id="20" name="Straight Connector 20"/>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8830956" id="Straight Connector 20"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4979FBC0" w14:textId="77777777" w:rsidR="002C5F27" w:rsidRDefault="006C3B5F" w:rsidP="002C5F27">
      <w:pPr>
        <w:bidi/>
        <w:ind w:right="562"/>
        <w:jc w:val="both"/>
        <w:rPr>
          <w:rFonts w:cs="B Yekan"/>
          <w:color w:val="008080"/>
          <w:sz w:val="24"/>
          <w:rtl/>
        </w:rPr>
      </w:pPr>
      <w:r>
        <w:rPr>
          <w:rFonts w:cs="B Yekan" w:hint="cs"/>
          <w:color w:val="008080"/>
          <w:sz w:val="24"/>
          <w:rtl/>
        </w:rPr>
        <w:t>8</w:t>
      </w:r>
      <w:r w:rsidR="002C5F27">
        <w:rPr>
          <w:rFonts w:cs="B Yekan" w:hint="cs"/>
          <w:color w:val="008080"/>
          <w:sz w:val="24"/>
          <w:rtl/>
        </w:rPr>
        <w:t>- اهداف و جنبه‌های نوین تحقیق</w:t>
      </w:r>
    </w:p>
    <w:p w14:paraId="3399FFC5" w14:textId="72FB9200" w:rsidR="0072339E" w:rsidRPr="0072339E" w:rsidRDefault="0072339E" w:rsidP="0072339E">
      <w:pPr>
        <w:pStyle w:val="ListParagraph"/>
        <w:numPr>
          <w:ilvl w:val="0"/>
          <w:numId w:val="4"/>
        </w:numPr>
        <w:bidi/>
        <w:jc w:val="lowKashida"/>
        <w:rPr>
          <w:ins w:id="71" w:author="MRT Pack 20 DVDs" w:date="2024-09-23T16:33:00Z"/>
          <w:sz w:val="26"/>
          <w:szCs w:val="26"/>
        </w:rPr>
      </w:pPr>
      <w:ins w:id="72" w:author="MRT Pack 20 DVDs" w:date="2024-09-23T16:33:00Z">
        <w:r w:rsidRPr="0072339E">
          <w:rPr>
            <w:rFonts w:hint="cs"/>
            <w:sz w:val="26"/>
            <w:szCs w:val="26"/>
            <w:rtl/>
          </w:rPr>
          <w:t xml:space="preserve">شبیه‌سازی یک نمونه از سامانه </w:t>
        </w:r>
      </w:ins>
      <w:ins w:id="73" w:author="MRT Pack 20 DVDs" w:date="2024-09-23T16:34:00Z">
        <w:r w:rsidRPr="0072339E">
          <w:rPr>
            <w:rFonts w:ascii="Times New Roman" w:eastAsia="Times New Roman" w:hAnsi="Times New Roman"/>
            <w:sz w:val="26"/>
            <w:szCs w:val="26"/>
            <w:rtl/>
          </w:rPr>
          <w:t>آرایه</w:t>
        </w:r>
        <w:r>
          <w:rPr>
            <w:rFonts w:ascii="Times New Roman" w:eastAsia="Times New Roman" w:hAnsi="Times New Roman" w:hint="cs"/>
            <w:sz w:val="26"/>
            <w:szCs w:val="26"/>
            <w:rtl/>
          </w:rPr>
          <w:t>‌</w:t>
        </w:r>
        <w:r w:rsidR="00037FD9">
          <w:rPr>
            <w:rFonts w:ascii="Times New Roman" w:eastAsia="Times New Roman" w:hAnsi="Times New Roman" w:hint="cs"/>
            <w:sz w:val="26"/>
            <w:szCs w:val="26"/>
            <w:rtl/>
          </w:rPr>
          <w:t>های</w:t>
        </w:r>
        <w:r w:rsidRPr="0072339E">
          <w:rPr>
            <w:rFonts w:ascii="Times New Roman" w:eastAsia="Times New Roman" w:hAnsi="Times New Roman" w:hint="cs"/>
            <w:sz w:val="26"/>
            <w:szCs w:val="26"/>
            <w:rtl/>
          </w:rPr>
          <w:t xml:space="preserve"> فتوولتائیک </w:t>
        </w:r>
        <w:r>
          <w:rPr>
            <w:rFonts w:ascii="Times New Roman" w:eastAsia="Times New Roman" w:hAnsi="Times New Roman" w:hint="cs"/>
            <w:sz w:val="26"/>
            <w:szCs w:val="26"/>
            <w:rtl/>
            <w:lang w:bidi="ku-Arab-IQ"/>
          </w:rPr>
          <w:t>جهت تولید داده‌های مورد نیاز پژوهش</w:t>
        </w:r>
      </w:ins>
    </w:p>
    <w:p w14:paraId="67BBE2AB" w14:textId="5232F70B" w:rsidR="00941BA4" w:rsidRPr="0072339E" w:rsidRDefault="00A7723E" w:rsidP="0072339E">
      <w:pPr>
        <w:pStyle w:val="ListParagraph"/>
        <w:numPr>
          <w:ilvl w:val="0"/>
          <w:numId w:val="4"/>
        </w:numPr>
        <w:bidi/>
        <w:jc w:val="lowKashida"/>
        <w:rPr>
          <w:ins w:id="74" w:author="MRT Pack 20 DVDs" w:date="2024-09-23T16:32:00Z"/>
          <w:sz w:val="26"/>
          <w:szCs w:val="26"/>
        </w:rPr>
      </w:pPr>
      <w:r w:rsidRPr="0072339E">
        <w:rPr>
          <w:rFonts w:hint="cs"/>
          <w:sz w:val="26"/>
          <w:szCs w:val="26"/>
          <w:rtl/>
        </w:rPr>
        <w:t xml:space="preserve">طراحی </w:t>
      </w:r>
      <w:del w:id="75" w:author="MRT Pack 20 DVDs" w:date="2024-09-23T16:32:00Z">
        <w:r w:rsidRPr="0072339E" w:rsidDel="0072339E">
          <w:rPr>
            <w:rFonts w:hint="cs"/>
            <w:sz w:val="26"/>
            <w:szCs w:val="26"/>
            <w:rtl/>
          </w:rPr>
          <w:delText>شبکه عصبی</w:delText>
        </w:r>
      </w:del>
      <w:ins w:id="76" w:author="MRT Pack 20 DVDs" w:date="2024-09-23T16:32:00Z">
        <w:r w:rsidR="0072339E" w:rsidRPr="0072339E">
          <w:rPr>
            <w:rFonts w:hint="cs"/>
            <w:sz w:val="26"/>
            <w:szCs w:val="26"/>
            <w:rtl/>
          </w:rPr>
          <w:t>یک مدل یادگیری عمیق</w:t>
        </w:r>
      </w:ins>
      <w:r w:rsidRPr="0072339E">
        <w:rPr>
          <w:rFonts w:hint="cs"/>
          <w:sz w:val="26"/>
          <w:szCs w:val="26"/>
          <w:rtl/>
        </w:rPr>
        <w:t xml:space="preserve"> با </w:t>
      </w:r>
      <w:r w:rsidR="000A270F" w:rsidRPr="0072339E">
        <w:rPr>
          <w:rFonts w:hint="cs"/>
          <w:sz w:val="26"/>
          <w:szCs w:val="26"/>
          <w:rtl/>
        </w:rPr>
        <w:t xml:space="preserve">قابلیت دقت بالا در تشخیص خطا در </w:t>
      </w:r>
      <w:del w:id="77" w:author="MRT Pack 20 DVDs" w:date="2024-09-23T16:32:00Z">
        <w:r w:rsidR="000A270F" w:rsidRPr="0072339E" w:rsidDel="0072339E">
          <w:rPr>
            <w:rFonts w:hint="cs"/>
            <w:sz w:val="26"/>
            <w:szCs w:val="26"/>
            <w:rtl/>
          </w:rPr>
          <w:delText xml:space="preserve">آرایه </w:delText>
        </w:r>
      </w:del>
      <w:ins w:id="78" w:author="MRT Pack 20 DVDs" w:date="2024-09-23T16:32:00Z">
        <w:r w:rsidR="0072339E" w:rsidRPr="0072339E">
          <w:rPr>
            <w:rFonts w:hint="cs"/>
            <w:sz w:val="26"/>
            <w:szCs w:val="26"/>
            <w:rtl/>
          </w:rPr>
          <w:t>آرایه‌</w:t>
        </w:r>
      </w:ins>
      <w:r w:rsidR="000A270F" w:rsidRPr="0072339E">
        <w:rPr>
          <w:rFonts w:hint="cs"/>
          <w:sz w:val="26"/>
          <w:szCs w:val="26"/>
          <w:rtl/>
        </w:rPr>
        <w:t xml:space="preserve">های </w:t>
      </w:r>
      <w:r w:rsidR="0026380B" w:rsidRPr="0072339E">
        <w:rPr>
          <w:rFonts w:hint="cs"/>
          <w:sz w:val="26"/>
          <w:szCs w:val="26"/>
          <w:rtl/>
        </w:rPr>
        <w:t xml:space="preserve"> فتوولتائیک</w:t>
      </w:r>
      <w:del w:id="79" w:author="MRT Pack 20 DVDs" w:date="2024-09-23T16:32:00Z">
        <w:r w:rsidR="0026380B" w:rsidRPr="0072339E" w:rsidDel="0072339E">
          <w:rPr>
            <w:rFonts w:hint="cs"/>
            <w:sz w:val="26"/>
            <w:szCs w:val="26"/>
            <w:rtl/>
          </w:rPr>
          <w:delText xml:space="preserve"> </w:delText>
        </w:r>
      </w:del>
    </w:p>
    <w:p w14:paraId="083C37B1" w14:textId="129685DC" w:rsidR="0072339E" w:rsidRPr="0072339E" w:rsidRDefault="0072339E" w:rsidP="0072339E">
      <w:pPr>
        <w:pStyle w:val="ListParagraph"/>
        <w:numPr>
          <w:ilvl w:val="0"/>
          <w:numId w:val="4"/>
        </w:numPr>
        <w:bidi/>
        <w:jc w:val="lowKashida"/>
        <w:rPr>
          <w:sz w:val="26"/>
          <w:szCs w:val="26"/>
        </w:rPr>
      </w:pPr>
      <w:ins w:id="80" w:author="MRT Pack 20 DVDs" w:date="2024-09-23T16:32:00Z">
        <w:r w:rsidRPr="0072339E">
          <w:rPr>
            <w:rFonts w:hint="cs"/>
            <w:sz w:val="26"/>
            <w:szCs w:val="26"/>
            <w:rtl/>
          </w:rPr>
          <w:t xml:space="preserve">بررسی اثر </w:t>
        </w:r>
        <w:r w:rsidRPr="0072339E">
          <w:rPr>
            <w:rStyle w:val="rynqvb"/>
            <w:rFonts w:hint="cs"/>
            <w:sz w:val="26"/>
            <w:szCs w:val="26"/>
            <w:rtl/>
          </w:rPr>
          <w:t>تکنیک‌های ردیاب نقطه حداکثر توان بر قابل</w:t>
        </w:r>
      </w:ins>
      <w:ins w:id="81" w:author="MRT Pack 20 DVDs" w:date="2024-09-23T16:33:00Z">
        <w:r w:rsidRPr="0072339E">
          <w:rPr>
            <w:rStyle w:val="rynqvb"/>
            <w:rFonts w:hint="cs"/>
            <w:sz w:val="26"/>
            <w:szCs w:val="26"/>
            <w:rtl/>
          </w:rPr>
          <w:t>یت این مدل و بهبود کارایی آن در حضور این تکنیک‌ها</w:t>
        </w:r>
      </w:ins>
    </w:p>
    <w:p w14:paraId="2DF3A5DF" w14:textId="77777777" w:rsidR="00A7723E" w:rsidRDefault="00A7723E" w:rsidP="005B036E">
      <w:pPr>
        <w:pStyle w:val="ListParagraph"/>
        <w:numPr>
          <w:ilvl w:val="0"/>
          <w:numId w:val="4"/>
        </w:numPr>
        <w:tabs>
          <w:tab w:val="right" w:pos="8460"/>
        </w:tabs>
        <w:bidi/>
        <w:jc w:val="lowKashida"/>
        <w:rPr>
          <w:sz w:val="24"/>
        </w:rPr>
      </w:pPr>
      <w:commentRangeStart w:id="82"/>
      <w:r>
        <w:rPr>
          <w:rFonts w:hint="cs"/>
          <w:sz w:val="24"/>
          <w:rtl/>
        </w:rPr>
        <w:t xml:space="preserve">تلاش در جهت کاهش زمان آموزش شبکه عصبی </w:t>
      </w:r>
      <w:r w:rsidR="000963E1">
        <w:rPr>
          <w:rFonts w:hint="cs"/>
          <w:sz w:val="24"/>
          <w:rtl/>
        </w:rPr>
        <w:t xml:space="preserve">مصنوعی تشخیص خطا در آرایه های </w:t>
      </w:r>
      <w:r w:rsidR="0026380B">
        <w:rPr>
          <w:rFonts w:hint="cs"/>
          <w:sz w:val="24"/>
          <w:rtl/>
        </w:rPr>
        <w:t xml:space="preserve"> فتوولتائیک </w:t>
      </w:r>
      <w:commentRangeEnd w:id="82"/>
      <w:r w:rsidR="005B036E">
        <w:rPr>
          <w:rStyle w:val="CommentReference"/>
          <w:rtl/>
        </w:rPr>
        <w:commentReference w:id="82"/>
      </w:r>
    </w:p>
    <w:p w14:paraId="772F1721" w14:textId="77777777" w:rsidR="002C5F27" w:rsidRDefault="00507611" w:rsidP="002C5F27">
      <w:pPr>
        <w:bidi/>
        <w:ind w:right="562"/>
        <w:jc w:val="both"/>
        <w:rPr>
          <w:rFonts w:cs="B Yekan"/>
          <w:color w:val="008080"/>
          <w:sz w:val="24"/>
          <w:rtl/>
        </w:rPr>
      </w:pPr>
      <w:r>
        <w:rPr>
          <w:rFonts w:cs="B Yekan"/>
          <w:noProof/>
          <w:color w:val="008080"/>
          <w:sz w:val="24"/>
          <w:lang w:bidi="ar-SA"/>
        </w:rPr>
        <w:lastRenderedPageBreak/>
        <mc:AlternateContent>
          <mc:Choice Requires="wps">
            <w:drawing>
              <wp:inline distT="0" distB="0" distL="0" distR="0" wp14:anchorId="2EF51430" wp14:editId="0B144DC8">
                <wp:extent cx="5267325" cy="0"/>
                <wp:effectExtent l="0" t="0" r="9525" b="19050"/>
                <wp:docPr id="21" name="Straight Connector 21"/>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0E02106" id="Straight Connector 21"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649732E4" w14:textId="77777777" w:rsidR="002C5F27" w:rsidRDefault="006C3B5F" w:rsidP="002C5F27">
      <w:pPr>
        <w:bidi/>
        <w:ind w:right="562"/>
        <w:jc w:val="both"/>
        <w:rPr>
          <w:rFonts w:cs="B Yekan"/>
          <w:color w:val="008080"/>
          <w:sz w:val="24"/>
          <w:rtl/>
        </w:rPr>
      </w:pPr>
      <w:r>
        <w:rPr>
          <w:rFonts w:cs="B Yekan" w:hint="cs"/>
          <w:color w:val="008080"/>
          <w:sz w:val="24"/>
          <w:rtl/>
        </w:rPr>
        <w:t>9</w:t>
      </w:r>
      <w:r w:rsidR="002C5F27">
        <w:rPr>
          <w:rFonts w:cs="B Yekan" w:hint="cs"/>
          <w:color w:val="008080"/>
          <w:sz w:val="24"/>
          <w:rtl/>
        </w:rPr>
        <w:t>- روش تحقیق</w:t>
      </w:r>
    </w:p>
    <w:p w14:paraId="17882FDE" w14:textId="77777777" w:rsidR="006C7668" w:rsidRPr="006C7668" w:rsidRDefault="00577B24" w:rsidP="00616442">
      <w:pPr>
        <w:bidi/>
        <w:spacing w:line="240" w:lineRule="auto"/>
        <w:jc w:val="both"/>
        <w:rPr>
          <w:sz w:val="24"/>
          <w:rtl/>
        </w:rPr>
      </w:pPr>
      <w:commentRangeStart w:id="83"/>
      <w:r>
        <w:rPr>
          <w:rFonts w:hint="cs"/>
          <w:sz w:val="24"/>
          <w:rtl/>
        </w:rPr>
        <w:t xml:space="preserve">در این تحقیق برآنیم تا با بهره گیری از </w:t>
      </w:r>
      <w:r w:rsidR="00616442">
        <w:rPr>
          <w:rFonts w:hint="cs"/>
          <w:sz w:val="24"/>
          <w:rtl/>
        </w:rPr>
        <w:t xml:space="preserve">قابلیت بالای یادگیری در شبکه های عصبی مصنوعی به ویژه شبکه عصبی کانولوشنی مدلی را طراحی کنیم تا خطا در آرایه های </w:t>
      </w:r>
      <w:r w:rsidR="0026380B">
        <w:rPr>
          <w:rFonts w:hint="cs"/>
          <w:sz w:val="24"/>
          <w:rtl/>
        </w:rPr>
        <w:t xml:space="preserve"> فتوولتائیک </w:t>
      </w:r>
      <w:r w:rsidR="00616442">
        <w:rPr>
          <w:rFonts w:hint="cs"/>
          <w:sz w:val="24"/>
          <w:rtl/>
        </w:rPr>
        <w:t xml:space="preserve"> را با دقت بالا تشخیص دهد و علاوه بر آن با کاهش زمان تشخیص خطا در این آرایه های </w:t>
      </w:r>
      <w:r w:rsidR="0026380B">
        <w:rPr>
          <w:rFonts w:hint="cs"/>
          <w:sz w:val="24"/>
          <w:rtl/>
        </w:rPr>
        <w:t xml:space="preserve"> فتوولتائیک </w:t>
      </w:r>
      <w:r w:rsidR="00616442">
        <w:rPr>
          <w:rFonts w:hint="cs"/>
          <w:sz w:val="24"/>
          <w:rtl/>
        </w:rPr>
        <w:t xml:space="preserve"> از خطرات احتمالی بعدی جلوگیری نماید.</w:t>
      </w:r>
      <w:commentRangeEnd w:id="83"/>
      <w:r w:rsidR="00844C2A">
        <w:rPr>
          <w:rStyle w:val="CommentReference"/>
        </w:rPr>
        <w:commentReference w:id="83"/>
      </w:r>
    </w:p>
    <w:p w14:paraId="5EA125B9" w14:textId="77777777" w:rsidR="002C5F27" w:rsidRDefault="00507611" w:rsidP="002C5F27">
      <w:pPr>
        <w:bidi/>
        <w:ind w:right="562"/>
        <w:jc w:val="both"/>
        <w:rPr>
          <w:rFonts w:cs="B Yekan"/>
          <w:color w:val="008080"/>
          <w:sz w:val="24"/>
          <w:rtl/>
        </w:rPr>
      </w:pPr>
      <w:r>
        <w:rPr>
          <w:rFonts w:cs="B Yekan"/>
          <w:noProof/>
          <w:color w:val="008080"/>
          <w:sz w:val="24"/>
          <w:lang w:bidi="ar-SA"/>
        </w:rPr>
        <mc:AlternateContent>
          <mc:Choice Requires="wps">
            <w:drawing>
              <wp:inline distT="0" distB="0" distL="0" distR="0" wp14:anchorId="24F8AB0E" wp14:editId="72C6F0CE">
                <wp:extent cx="5267325" cy="0"/>
                <wp:effectExtent l="0" t="0" r="9525" b="19050"/>
                <wp:docPr id="22" name="Straight Connector 22"/>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4AC6B4E" id="Straight Connector 22"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67310E62" w14:textId="77777777" w:rsidR="005C33C5" w:rsidRDefault="006C3B5F" w:rsidP="009A58F2">
      <w:pPr>
        <w:bidi/>
        <w:ind w:right="562"/>
        <w:jc w:val="both"/>
      </w:pPr>
      <w:commentRangeStart w:id="84"/>
      <w:r>
        <w:rPr>
          <w:rFonts w:cs="B Yekan" w:hint="cs"/>
          <w:color w:val="008080"/>
          <w:sz w:val="24"/>
          <w:rtl/>
        </w:rPr>
        <w:t>10</w:t>
      </w:r>
      <w:r w:rsidR="002C5F27">
        <w:rPr>
          <w:rFonts w:cs="B Yekan" w:hint="cs"/>
          <w:color w:val="008080"/>
          <w:sz w:val="24"/>
          <w:rtl/>
        </w:rPr>
        <w:t>- مراجع</w:t>
      </w:r>
      <w:commentRangeEnd w:id="84"/>
      <w:r w:rsidR="00D92957">
        <w:rPr>
          <w:rStyle w:val="CommentReference"/>
          <w:rtl/>
        </w:rPr>
        <w:commentReference w:id="84"/>
      </w:r>
    </w:p>
    <w:p w14:paraId="6001C02F" w14:textId="77777777" w:rsidR="005C33C5" w:rsidRDefault="005C33C5" w:rsidP="005C33C5">
      <w:pPr>
        <w:bidi/>
        <w:ind w:right="562"/>
        <w:jc w:val="right"/>
      </w:pPr>
    </w:p>
    <w:p w14:paraId="3E36AB35" w14:textId="77777777" w:rsidR="005C33C5" w:rsidRDefault="005C33C5" w:rsidP="005C33C5">
      <w:pPr>
        <w:bidi/>
        <w:ind w:right="562"/>
        <w:jc w:val="right"/>
        <w:rPr>
          <w:rFonts w:cs="B Yekan"/>
          <w:color w:val="008080"/>
          <w:sz w:val="24"/>
          <w:rtl/>
        </w:rPr>
      </w:pPr>
    </w:p>
    <w:p w14:paraId="5252EBD1" w14:textId="77777777" w:rsidR="006F33A8" w:rsidRDefault="006F33A8" w:rsidP="006F33A8">
      <w:pPr>
        <w:bidi/>
        <w:ind w:right="562"/>
        <w:jc w:val="both"/>
        <w:rPr>
          <w:rFonts w:cs="B Yekan"/>
          <w:color w:val="008080"/>
          <w:sz w:val="24"/>
          <w:rtl/>
        </w:rPr>
      </w:pPr>
    </w:p>
    <w:p w14:paraId="522D896A" w14:textId="77777777" w:rsidR="00187B03" w:rsidRPr="0003497C" w:rsidRDefault="00187B03" w:rsidP="00187B03">
      <w:pPr>
        <w:bidi/>
        <w:spacing w:after="0" w:line="16" w:lineRule="atLeast"/>
        <w:ind w:left="340" w:hanging="340"/>
        <w:jc w:val="both"/>
        <w:rPr>
          <w:rFonts w:ascii="Times New Roman" w:eastAsia="Times New Roman" w:hAnsi="Times New Roman"/>
          <w:noProof/>
          <w:sz w:val="24"/>
          <w:rtl/>
          <w:lang w:bidi="ar-SA"/>
        </w:rPr>
      </w:pPr>
      <w:r>
        <w:rPr>
          <w:rFonts w:cs="B Yekan"/>
          <w:noProof/>
          <w:color w:val="008080"/>
          <w:sz w:val="24"/>
          <w:lang w:bidi="ar-SA"/>
        </w:rPr>
        <mc:AlternateContent>
          <mc:Choice Requires="wps">
            <w:drawing>
              <wp:inline distT="0" distB="0" distL="0" distR="0" wp14:anchorId="5510FBEE" wp14:editId="079DC549">
                <wp:extent cx="5267325" cy="0"/>
                <wp:effectExtent l="0" t="0" r="9525" b="19050"/>
                <wp:docPr id="25" name="Straight Connector 25"/>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3B75A572" id="Straight Connector 25"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37FD9534" w14:textId="77777777" w:rsidR="0003497C" w:rsidRPr="0003497C" w:rsidRDefault="0003497C" w:rsidP="0003497C">
      <w:pPr>
        <w:autoSpaceDE w:val="0"/>
        <w:autoSpaceDN w:val="0"/>
        <w:bidi/>
        <w:adjustRightInd w:val="0"/>
        <w:spacing w:after="0" w:line="240" w:lineRule="auto"/>
        <w:jc w:val="right"/>
        <w:rPr>
          <w:rFonts w:ascii="Times New Roman" w:eastAsia="Times New Roman" w:hAnsi="Times New Roman" w:cs="Traditional Arabic"/>
          <w:noProof/>
          <w:sz w:val="20"/>
          <w:szCs w:val="20"/>
          <w:rtl/>
          <w:lang w:bidi="ar-SA"/>
        </w:rPr>
      </w:pPr>
    </w:p>
    <w:p w14:paraId="1651C2BC" w14:textId="77777777" w:rsidR="00F47F96" w:rsidRPr="00947DAB" w:rsidRDefault="006C3B5F" w:rsidP="00947DAB">
      <w:pPr>
        <w:bidi/>
        <w:rPr>
          <w:rFonts w:cs="B Yekan"/>
          <w:color w:val="008080"/>
          <w:sz w:val="24"/>
          <w:rtl/>
        </w:rPr>
      </w:pPr>
      <w:commentRangeStart w:id="85"/>
      <w:r>
        <w:rPr>
          <w:rFonts w:cs="B Yekan" w:hint="cs"/>
          <w:color w:val="008080"/>
          <w:sz w:val="24"/>
          <w:rtl/>
        </w:rPr>
        <w:t>11</w:t>
      </w:r>
      <w:r w:rsidR="00187B03">
        <w:rPr>
          <w:rFonts w:cs="B Yekan" w:hint="cs"/>
          <w:color w:val="008080"/>
          <w:sz w:val="24"/>
          <w:rtl/>
        </w:rPr>
        <w:t xml:space="preserve">- </w:t>
      </w:r>
      <w:r w:rsidR="00187B03" w:rsidRPr="00187B03">
        <w:rPr>
          <w:rFonts w:cs="B Yekan"/>
          <w:color w:val="008080"/>
          <w:sz w:val="24"/>
          <w:rtl/>
        </w:rPr>
        <w:t>استفاده</w:t>
      </w:r>
      <w:r w:rsidR="00187B03">
        <w:rPr>
          <w:rFonts w:cs="B Yekan" w:hint="cs"/>
          <w:color w:val="008080"/>
          <w:sz w:val="24"/>
          <w:rtl/>
        </w:rPr>
        <w:t>‌</w:t>
      </w:r>
      <w:r w:rsidR="00187B03" w:rsidRPr="00187B03">
        <w:rPr>
          <w:rFonts w:cs="B Yekan"/>
          <w:color w:val="008080"/>
          <w:sz w:val="24"/>
          <w:rtl/>
        </w:rPr>
        <w:t>كنندگان ازنتيجه پايان</w:t>
      </w:r>
      <w:r w:rsidR="00187B03">
        <w:rPr>
          <w:rFonts w:cs="B Yekan" w:hint="cs"/>
          <w:color w:val="008080"/>
          <w:sz w:val="24"/>
          <w:rtl/>
        </w:rPr>
        <w:t>‌</w:t>
      </w:r>
      <w:r w:rsidR="00187B03">
        <w:rPr>
          <w:rFonts w:cs="B Yekan"/>
          <w:color w:val="008080"/>
          <w:sz w:val="24"/>
          <w:rtl/>
        </w:rPr>
        <w:t xml:space="preserve">نامه </w:t>
      </w:r>
      <w:commentRangeEnd w:id="85"/>
      <w:r w:rsidR="00D92957">
        <w:rPr>
          <w:rStyle w:val="CommentReference"/>
          <w:rtl/>
        </w:rPr>
        <w:commentReference w:id="85"/>
      </w:r>
      <w:r w:rsidR="00187B03">
        <w:rPr>
          <w:rFonts w:cs="B Yekan"/>
          <w:noProof/>
          <w:color w:val="008080"/>
          <w:sz w:val="24"/>
          <w:lang w:bidi="ar-SA"/>
        </w:rPr>
        <mc:AlternateContent>
          <mc:Choice Requires="wps">
            <w:drawing>
              <wp:inline distT="0" distB="0" distL="0" distR="0" wp14:anchorId="4AA6439B" wp14:editId="677C7317">
                <wp:extent cx="5267325" cy="0"/>
                <wp:effectExtent l="0" t="0" r="9525" b="19050"/>
                <wp:docPr id="26" name="Straight Connector 2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58AAD2A" id="Straight Connector 2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59A86DC7" w14:textId="77777777" w:rsidR="00F47F96" w:rsidRDefault="006C3B5F" w:rsidP="00501087">
      <w:pPr>
        <w:bidi/>
        <w:rPr>
          <w:rFonts w:cs="B Yekan"/>
          <w:color w:val="008080"/>
          <w:sz w:val="24"/>
          <w:rtl/>
        </w:rPr>
      </w:pPr>
      <w:r>
        <w:rPr>
          <w:rFonts w:cs="B Yekan" w:hint="cs"/>
          <w:color w:val="008080"/>
          <w:sz w:val="24"/>
          <w:rtl/>
        </w:rPr>
        <w:t>12</w:t>
      </w:r>
      <w:r w:rsidR="00187B03">
        <w:rPr>
          <w:rFonts w:cs="B Yekan" w:hint="cs"/>
          <w:color w:val="008080"/>
          <w:sz w:val="24"/>
          <w:rtl/>
        </w:rPr>
        <w:t xml:space="preserve">- </w:t>
      </w:r>
      <w:r w:rsidR="00501087">
        <w:rPr>
          <w:rFonts w:cs="B Yekan" w:hint="cs"/>
          <w:color w:val="008080"/>
          <w:sz w:val="24"/>
          <w:rtl/>
        </w:rPr>
        <w:t>مراحل انجام</w:t>
      </w:r>
      <w:r w:rsidR="00187B03">
        <w:rPr>
          <w:rFonts w:cs="B Yekan" w:hint="cs"/>
          <w:color w:val="008080"/>
          <w:sz w:val="24"/>
          <w:rtl/>
        </w:rPr>
        <w:t xml:space="preserve"> و </w:t>
      </w:r>
      <w:r w:rsidR="00187B03" w:rsidRPr="00187B03">
        <w:rPr>
          <w:rFonts w:cs="B Yekan" w:hint="cs"/>
          <w:color w:val="008080"/>
          <w:sz w:val="24"/>
          <w:rtl/>
        </w:rPr>
        <w:t>زمان</w:t>
      </w:r>
      <w:r w:rsidR="00203B2C">
        <w:rPr>
          <w:rFonts w:cs="B Yekan" w:hint="cs"/>
          <w:color w:val="008080"/>
          <w:sz w:val="24"/>
          <w:rtl/>
        </w:rPr>
        <w:t>‌بندی</w:t>
      </w:r>
      <w:r w:rsidR="00501087">
        <w:rPr>
          <w:rFonts w:cs="B Yekan" w:hint="cs"/>
          <w:color w:val="008080"/>
          <w:sz w:val="24"/>
          <w:rtl/>
        </w:rPr>
        <w:t xml:space="preserve"> پروژه</w:t>
      </w:r>
    </w:p>
    <w:p w14:paraId="2D885013" w14:textId="77777777" w:rsidR="00187B03" w:rsidRPr="00D10F13" w:rsidRDefault="00D10F13" w:rsidP="00D10F13">
      <w:pPr>
        <w:pStyle w:val="ListParagraph"/>
        <w:numPr>
          <w:ilvl w:val="0"/>
          <w:numId w:val="7"/>
        </w:numPr>
        <w:bidi/>
        <w:spacing w:line="240" w:lineRule="auto"/>
        <w:ind w:right="562"/>
        <w:rPr>
          <w:rFonts w:cs="B Yekan"/>
          <w:color w:val="008080"/>
          <w:sz w:val="24"/>
          <w:rtl/>
        </w:rPr>
      </w:pPr>
      <w:r w:rsidRPr="00D10F13">
        <w:rPr>
          <w:rFonts w:ascii="Times New Roman" w:eastAsia="Times New Roman" w:hAnsi="Times New Roman" w:hint="cs"/>
          <w:sz w:val="24"/>
          <w:rtl/>
          <w:lang w:bidi="ar-SA"/>
        </w:rPr>
        <w:t>مدت زمان احتمالي اجراي پايان</w:t>
      </w:r>
      <w:r w:rsidRPr="00D10F13">
        <w:rPr>
          <w:rFonts w:ascii="Times New Roman" w:eastAsia="Times New Roman" w:hAnsi="Times New Roman" w:hint="eastAsia"/>
          <w:sz w:val="24"/>
          <w:rtl/>
          <w:lang w:bidi="ar-SA"/>
        </w:rPr>
        <w:t>‌</w:t>
      </w:r>
      <w:r w:rsidRPr="00D10F13">
        <w:rPr>
          <w:rFonts w:ascii="Times New Roman" w:eastAsia="Times New Roman" w:hAnsi="Times New Roman" w:hint="cs"/>
          <w:sz w:val="24"/>
          <w:rtl/>
          <w:lang w:bidi="ar-SA"/>
        </w:rPr>
        <w:t xml:space="preserve">نامه بر حسب ماه:  </w:t>
      </w:r>
    </w:p>
    <w:p w14:paraId="6174A824" w14:textId="77777777" w:rsidR="00187B03" w:rsidRPr="00D10F13" w:rsidRDefault="00187B03" w:rsidP="00D10F13">
      <w:pPr>
        <w:pStyle w:val="ListParagraph"/>
        <w:numPr>
          <w:ilvl w:val="0"/>
          <w:numId w:val="7"/>
        </w:numPr>
        <w:bidi/>
        <w:rPr>
          <w:rFonts w:cs="B Yekan"/>
          <w:color w:val="008080"/>
          <w:sz w:val="24"/>
          <w:rtl/>
        </w:rPr>
      </w:pPr>
      <w:r w:rsidRPr="00D10F13">
        <w:rPr>
          <w:rFonts w:hint="cs"/>
          <w:sz w:val="24"/>
          <w:rtl/>
        </w:rPr>
        <w:t xml:space="preserve">مبدأ جدول زیر زمان تصویب پیشنهادنامه و پایان آن </w:t>
      </w:r>
      <w:r w:rsidR="00203B2C">
        <w:rPr>
          <w:rFonts w:hint="cs"/>
          <w:sz w:val="24"/>
          <w:rtl/>
        </w:rPr>
        <w:t xml:space="preserve">تاریخ </w:t>
      </w:r>
      <w:r w:rsidRPr="00D10F13">
        <w:rPr>
          <w:rFonts w:hint="cs"/>
          <w:sz w:val="24"/>
          <w:rtl/>
        </w:rPr>
        <w:t>دفاع پایان‌نامه است.</w:t>
      </w:r>
    </w:p>
    <w:tbl>
      <w:tblPr>
        <w:bidiVisual/>
        <w:tblW w:w="7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
        <w:gridCol w:w="1624"/>
        <w:gridCol w:w="471"/>
        <w:gridCol w:w="471"/>
        <w:gridCol w:w="470"/>
        <w:gridCol w:w="471"/>
        <w:gridCol w:w="471"/>
        <w:gridCol w:w="471"/>
        <w:gridCol w:w="471"/>
        <w:gridCol w:w="470"/>
        <w:gridCol w:w="471"/>
        <w:gridCol w:w="471"/>
        <w:gridCol w:w="471"/>
        <w:gridCol w:w="470"/>
      </w:tblGrid>
      <w:tr w:rsidR="00187B03" w:rsidRPr="00617D98" w14:paraId="147644B5" w14:textId="77777777" w:rsidTr="00384622">
        <w:trPr>
          <w:jc w:val="center"/>
        </w:trPr>
        <w:tc>
          <w:tcPr>
            <w:tcW w:w="600" w:type="dxa"/>
            <w:shd w:val="clear" w:color="auto" w:fill="D9D9D9"/>
          </w:tcPr>
          <w:p w14:paraId="5363529B"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r w:rsidRPr="00617D98">
              <w:rPr>
                <w:rFonts w:ascii="Times New Roman" w:eastAsia="Times New Roman" w:hAnsi="Times New Roman" w:hint="cs"/>
                <w:b/>
                <w:bCs/>
                <w:sz w:val="18"/>
                <w:szCs w:val="18"/>
                <w:rtl/>
                <w:lang w:bidi="ar-SA"/>
              </w:rPr>
              <w:t>رديف</w:t>
            </w:r>
          </w:p>
        </w:tc>
        <w:tc>
          <w:tcPr>
            <w:tcW w:w="1624" w:type="dxa"/>
            <w:shd w:val="clear" w:color="auto" w:fill="D9D9D9"/>
          </w:tcPr>
          <w:p w14:paraId="2464E2DF"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r w:rsidRPr="00617D98">
              <w:rPr>
                <w:rFonts w:ascii="Times New Roman" w:eastAsia="Times New Roman" w:hAnsi="Times New Roman" w:hint="cs"/>
                <w:b/>
                <w:bCs/>
                <w:sz w:val="18"/>
                <w:szCs w:val="18"/>
                <w:rtl/>
                <w:lang w:bidi="ar-SA"/>
              </w:rPr>
              <w:t>مراحل انجام پروژه</w:t>
            </w:r>
          </w:p>
        </w:tc>
        <w:tc>
          <w:tcPr>
            <w:tcW w:w="471" w:type="dxa"/>
            <w:shd w:val="clear" w:color="auto" w:fill="D9D9D9"/>
          </w:tcPr>
          <w:p w14:paraId="4D604154"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w:t>
            </w:r>
          </w:p>
        </w:tc>
        <w:tc>
          <w:tcPr>
            <w:tcW w:w="471" w:type="dxa"/>
            <w:shd w:val="clear" w:color="auto" w:fill="D9D9D9"/>
          </w:tcPr>
          <w:p w14:paraId="00B715D3"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2</w:t>
            </w:r>
          </w:p>
        </w:tc>
        <w:tc>
          <w:tcPr>
            <w:tcW w:w="470" w:type="dxa"/>
            <w:shd w:val="clear" w:color="auto" w:fill="D9D9D9"/>
          </w:tcPr>
          <w:p w14:paraId="0ACCFF1F"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3</w:t>
            </w:r>
          </w:p>
        </w:tc>
        <w:tc>
          <w:tcPr>
            <w:tcW w:w="471" w:type="dxa"/>
            <w:shd w:val="clear" w:color="auto" w:fill="D9D9D9"/>
          </w:tcPr>
          <w:p w14:paraId="7563F5F7"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4</w:t>
            </w:r>
          </w:p>
        </w:tc>
        <w:tc>
          <w:tcPr>
            <w:tcW w:w="471" w:type="dxa"/>
            <w:shd w:val="clear" w:color="auto" w:fill="D9D9D9"/>
          </w:tcPr>
          <w:p w14:paraId="16E008CB"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5</w:t>
            </w:r>
          </w:p>
        </w:tc>
        <w:tc>
          <w:tcPr>
            <w:tcW w:w="471" w:type="dxa"/>
            <w:shd w:val="clear" w:color="auto" w:fill="D9D9D9"/>
          </w:tcPr>
          <w:p w14:paraId="2BBE1FF3"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6</w:t>
            </w:r>
          </w:p>
        </w:tc>
        <w:tc>
          <w:tcPr>
            <w:tcW w:w="471" w:type="dxa"/>
            <w:shd w:val="clear" w:color="auto" w:fill="D9D9D9"/>
          </w:tcPr>
          <w:p w14:paraId="37DC7CB4"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7</w:t>
            </w:r>
          </w:p>
        </w:tc>
        <w:tc>
          <w:tcPr>
            <w:tcW w:w="470" w:type="dxa"/>
            <w:shd w:val="clear" w:color="auto" w:fill="D9D9D9"/>
          </w:tcPr>
          <w:p w14:paraId="20A8CD8C"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8</w:t>
            </w:r>
          </w:p>
        </w:tc>
        <w:tc>
          <w:tcPr>
            <w:tcW w:w="471" w:type="dxa"/>
            <w:shd w:val="clear" w:color="auto" w:fill="D9D9D9"/>
          </w:tcPr>
          <w:p w14:paraId="06E24AA1"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9</w:t>
            </w:r>
          </w:p>
        </w:tc>
        <w:tc>
          <w:tcPr>
            <w:tcW w:w="471" w:type="dxa"/>
            <w:shd w:val="clear" w:color="auto" w:fill="D9D9D9"/>
          </w:tcPr>
          <w:p w14:paraId="3255C301"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10</w:t>
            </w:r>
          </w:p>
        </w:tc>
        <w:tc>
          <w:tcPr>
            <w:tcW w:w="471" w:type="dxa"/>
            <w:shd w:val="clear" w:color="auto" w:fill="D9D9D9"/>
          </w:tcPr>
          <w:p w14:paraId="1F26BFE7" w14:textId="77777777" w:rsidR="00187B03" w:rsidRPr="00617D98" w:rsidRDefault="00896A94" w:rsidP="00037FD9">
            <w:pPr>
              <w:keepNext/>
              <w:bidi/>
              <w:spacing w:after="0" w:line="240" w:lineRule="auto"/>
              <w:jc w:val="center"/>
              <w:outlineLvl w:val="1"/>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11</w:t>
            </w:r>
          </w:p>
        </w:tc>
        <w:tc>
          <w:tcPr>
            <w:tcW w:w="470" w:type="dxa"/>
            <w:shd w:val="clear" w:color="auto" w:fill="D9D9D9"/>
          </w:tcPr>
          <w:p w14:paraId="2C9CBFC9" w14:textId="77777777" w:rsidR="00187B03" w:rsidRPr="00617D98" w:rsidRDefault="00896A94"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12</w:t>
            </w:r>
          </w:p>
        </w:tc>
      </w:tr>
      <w:tr w:rsidR="00187B03" w:rsidRPr="00617D98" w14:paraId="032AC250" w14:textId="77777777" w:rsidTr="0063373A">
        <w:trPr>
          <w:jc w:val="center"/>
        </w:trPr>
        <w:tc>
          <w:tcPr>
            <w:tcW w:w="600" w:type="dxa"/>
          </w:tcPr>
          <w:p w14:paraId="1836A08F" w14:textId="77777777" w:rsidR="00187B03" w:rsidRPr="00617D98" w:rsidRDefault="00243B1A" w:rsidP="00037FD9">
            <w:pPr>
              <w:bidi/>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1</w:t>
            </w:r>
          </w:p>
          <w:p w14:paraId="02BA4866"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1624" w:type="dxa"/>
          </w:tcPr>
          <w:p w14:paraId="3F78183E" w14:textId="795D48DF" w:rsidR="00187B03" w:rsidRPr="00617D98" w:rsidRDefault="00243B1A" w:rsidP="00037FD9">
            <w:pPr>
              <w:bidi/>
              <w:spacing w:after="0" w:line="240" w:lineRule="auto"/>
              <w:jc w:val="center"/>
              <w:rPr>
                <w:rFonts w:ascii="Times New Roman" w:eastAsia="Times New Roman" w:hAnsi="Times New Roman"/>
                <w:b/>
                <w:bCs/>
                <w:sz w:val="18"/>
                <w:szCs w:val="18"/>
                <w:lang w:bidi="ku-Arab-IQ"/>
              </w:rPr>
            </w:pPr>
            <w:del w:id="86" w:author="MRT Pack 20 DVDs" w:date="2024-09-23T16:37:00Z">
              <w:r w:rsidDel="00037FD9">
                <w:rPr>
                  <w:rFonts w:ascii="Times New Roman" w:eastAsia="Times New Roman" w:hAnsi="Times New Roman" w:hint="cs"/>
                  <w:b/>
                  <w:bCs/>
                  <w:sz w:val="18"/>
                  <w:szCs w:val="18"/>
                  <w:rtl/>
                  <w:lang w:bidi="ar-SA"/>
                </w:rPr>
                <w:delText>بررسی معماری های مختلف شبکه های عصبی عمیق</w:delText>
              </w:r>
            </w:del>
            <w:ins w:id="87" w:author="MRT Pack 20 DVDs" w:date="2024-09-23T16:37:00Z">
              <w:r w:rsidR="00037FD9">
                <w:rPr>
                  <w:rFonts w:ascii="Times New Roman" w:eastAsia="Times New Roman" w:hAnsi="Times New Roman" w:hint="cs"/>
                  <w:b/>
                  <w:bCs/>
                  <w:sz w:val="18"/>
                  <w:szCs w:val="18"/>
                  <w:rtl/>
                  <w:lang w:bidi="ku-Arab-IQ"/>
                </w:rPr>
                <w:t>تولید داده با شبیه‌سازی</w:t>
              </w:r>
            </w:ins>
          </w:p>
        </w:tc>
        <w:tc>
          <w:tcPr>
            <w:tcW w:w="471" w:type="dxa"/>
            <w:shd w:val="clear" w:color="auto" w:fill="8EAADB" w:themeFill="accent5" w:themeFillTint="99"/>
          </w:tcPr>
          <w:p w14:paraId="7D46DC49"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27DE497"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52B7494D"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5C83DDA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49DAF88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707C467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6AA8997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6113B69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4C512C6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6120576F"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30C7212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624EC6B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r>
      <w:tr w:rsidR="00187B03" w:rsidRPr="00617D98" w14:paraId="5A343BE9" w14:textId="77777777" w:rsidTr="0063373A">
        <w:trPr>
          <w:jc w:val="center"/>
        </w:trPr>
        <w:tc>
          <w:tcPr>
            <w:tcW w:w="600" w:type="dxa"/>
          </w:tcPr>
          <w:p w14:paraId="1A6D2A64" w14:textId="77777777" w:rsidR="00187B03" w:rsidRPr="00617D98" w:rsidRDefault="00243B1A" w:rsidP="00037FD9">
            <w:pPr>
              <w:bidi/>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2</w:t>
            </w:r>
          </w:p>
          <w:p w14:paraId="69000210"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1624" w:type="dxa"/>
          </w:tcPr>
          <w:p w14:paraId="405C1873" w14:textId="7ED0E2CD" w:rsidR="00187B03" w:rsidRPr="00617D98" w:rsidRDefault="00243B1A" w:rsidP="00037FD9">
            <w:pPr>
              <w:bidi/>
              <w:spacing w:after="0" w:line="240" w:lineRule="auto"/>
              <w:jc w:val="center"/>
              <w:rPr>
                <w:rFonts w:ascii="Times New Roman" w:eastAsia="Times New Roman" w:hAnsi="Times New Roman"/>
                <w:b/>
                <w:bCs/>
                <w:sz w:val="18"/>
                <w:szCs w:val="18"/>
                <w:lang w:bidi="ar-SA"/>
              </w:rPr>
            </w:pPr>
            <w:del w:id="88" w:author="MRT Pack 20 DVDs" w:date="2024-09-23T16:39:00Z">
              <w:r w:rsidDel="0084207D">
                <w:rPr>
                  <w:rFonts w:ascii="Times New Roman" w:eastAsia="Times New Roman" w:hAnsi="Times New Roman" w:hint="cs"/>
                  <w:b/>
                  <w:bCs/>
                  <w:sz w:val="18"/>
                  <w:szCs w:val="18"/>
                  <w:rtl/>
                  <w:lang w:bidi="ar-SA"/>
                </w:rPr>
                <w:delText>پیاده سازی شبکه عصبی انتخابی</w:delText>
              </w:r>
            </w:del>
            <w:ins w:id="89" w:author="MRT Pack 20 DVDs" w:date="2024-09-23T16:40:00Z">
              <w:r w:rsidR="0084207D">
                <w:rPr>
                  <w:rFonts w:ascii="Times New Roman" w:eastAsia="Times New Roman" w:hAnsi="Times New Roman" w:hint="cs"/>
                  <w:b/>
                  <w:bCs/>
                  <w:sz w:val="18"/>
                  <w:szCs w:val="18"/>
                  <w:rtl/>
                  <w:lang w:bidi="ar-SA"/>
                </w:rPr>
                <w:t>انتخاب مدل عمیق مناسب و پیاده‌سازی آن</w:t>
              </w:r>
            </w:ins>
          </w:p>
        </w:tc>
        <w:tc>
          <w:tcPr>
            <w:tcW w:w="471" w:type="dxa"/>
          </w:tcPr>
          <w:p w14:paraId="2822B830"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5700DD0E"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572D573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017715B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50882328"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11B9990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1830DBF8"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2573699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57A5F3E2"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148A09E2"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0EA9E258"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265D092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r>
      <w:tr w:rsidR="00187B03" w:rsidRPr="00617D98" w14:paraId="2C2F236C" w14:textId="77777777" w:rsidTr="0084207D">
        <w:trPr>
          <w:jc w:val="center"/>
        </w:trPr>
        <w:tc>
          <w:tcPr>
            <w:tcW w:w="600" w:type="dxa"/>
          </w:tcPr>
          <w:p w14:paraId="20EB3C54" w14:textId="77777777" w:rsidR="00187B03" w:rsidRPr="00617D98" w:rsidRDefault="00243B1A" w:rsidP="00037FD9">
            <w:pPr>
              <w:bidi/>
              <w:spacing w:after="0" w:line="240" w:lineRule="auto"/>
              <w:jc w:val="center"/>
              <w:rPr>
                <w:rFonts w:ascii="Times New Roman" w:eastAsia="Times New Roman" w:hAnsi="Times New Roman"/>
                <w:b/>
                <w:bCs/>
                <w:sz w:val="18"/>
                <w:szCs w:val="18"/>
                <w:rtl/>
                <w:lang w:bidi="ar-SA"/>
              </w:rPr>
            </w:pPr>
            <w:r>
              <w:rPr>
                <w:rFonts w:ascii="Times New Roman" w:eastAsia="Times New Roman" w:hAnsi="Times New Roman" w:hint="cs"/>
                <w:b/>
                <w:bCs/>
                <w:sz w:val="18"/>
                <w:szCs w:val="18"/>
                <w:rtl/>
                <w:lang w:bidi="ar-SA"/>
              </w:rPr>
              <w:t>3</w:t>
            </w:r>
          </w:p>
          <w:p w14:paraId="7B761E74"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1624" w:type="dxa"/>
          </w:tcPr>
          <w:p w14:paraId="7D7B5454" w14:textId="55798FB8" w:rsidR="00187B03" w:rsidRPr="00617D98" w:rsidRDefault="00243B1A" w:rsidP="0084207D">
            <w:pPr>
              <w:bidi/>
              <w:spacing w:after="0" w:line="240" w:lineRule="auto"/>
              <w:jc w:val="center"/>
              <w:rPr>
                <w:rFonts w:ascii="Times New Roman" w:eastAsia="Times New Roman" w:hAnsi="Times New Roman"/>
                <w:b/>
                <w:bCs/>
                <w:sz w:val="18"/>
                <w:szCs w:val="18"/>
                <w:rtl/>
                <w:lang w:bidi="ku-Arab-IQ"/>
              </w:rPr>
            </w:pPr>
            <w:del w:id="90" w:author="MRT Pack 20 DVDs" w:date="2024-09-23T16:40:00Z">
              <w:r w:rsidDel="0084207D">
                <w:rPr>
                  <w:rFonts w:ascii="Times New Roman" w:eastAsia="Times New Roman" w:hAnsi="Times New Roman" w:hint="cs"/>
                  <w:b/>
                  <w:bCs/>
                  <w:sz w:val="18"/>
                  <w:szCs w:val="18"/>
                  <w:rtl/>
                  <w:lang w:bidi="ar-SA"/>
                </w:rPr>
                <w:delText xml:space="preserve">تحلیل نتایج به دست آمده </w:delText>
              </w:r>
            </w:del>
            <w:ins w:id="91" w:author="MRT Pack 20 DVDs" w:date="2024-09-23T16:40:00Z">
              <w:r w:rsidR="0084207D">
                <w:rPr>
                  <w:rFonts w:ascii="Times New Roman" w:eastAsia="Times New Roman" w:hAnsi="Times New Roman" w:hint="cs"/>
                  <w:b/>
                  <w:bCs/>
                  <w:sz w:val="18"/>
                  <w:szCs w:val="18"/>
                  <w:rtl/>
                  <w:lang w:bidi="ar-SA"/>
                </w:rPr>
                <w:t xml:space="preserve">بررسی اثر تکنیک‌های </w:t>
              </w:r>
              <w:r w:rsidR="0084207D">
                <w:rPr>
                  <w:rFonts w:ascii="Times New Roman" w:eastAsia="Times New Roman" w:hAnsi="Times New Roman"/>
                  <w:b/>
                  <w:bCs/>
                  <w:sz w:val="18"/>
                  <w:szCs w:val="18"/>
                  <w:lang w:bidi="ar-SA"/>
                </w:rPr>
                <w:t>MPPT</w:t>
              </w:r>
              <w:r w:rsidR="0084207D">
                <w:rPr>
                  <w:rFonts w:ascii="Times New Roman" w:eastAsia="Times New Roman" w:hAnsi="Times New Roman" w:hint="cs"/>
                  <w:b/>
                  <w:bCs/>
                  <w:sz w:val="18"/>
                  <w:szCs w:val="18"/>
                  <w:rtl/>
                  <w:lang w:bidi="ku-Arab-IQ"/>
                </w:rPr>
                <w:t xml:space="preserve"> و تطیق مدل</w:t>
              </w:r>
            </w:ins>
          </w:p>
        </w:tc>
        <w:tc>
          <w:tcPr>
            <w:tcW w:w="471" w:type="dxa"/>
          </w:tcPr>
          <w:p w14:paraId="7F5F150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FFFFFF" w:themeFill="background1"/>
          </w:tcPr>
          <w:p w14:paraId="7DB6606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589DCF99"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3931FB9F"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4D8ED0D6"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7AEE85EB"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B9482F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7B70AAC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2C54497E"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38943F6A"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2A519AC7"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17AB92E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r>
      <w:tr w:rsidR="00187B03" w:rsidRPr="00617D98" w14:paraId="327BAB4B" w14:textId="77777777" w:rsidTr="0084207D">
        <w:trPr>
          <w:jc w:val="center"/>
        </w:trPr>
        <w:tc>
          <w:tcPr>
            <w:tcW w:w="600" w:type="dxa"/>
          </w:tcPr>
          <w:p w14:paraId="276EC3F9" w14:textId="77777777" w:rsidR="00187B03" w:rsidRPr="00617D98" w:rsidRDefault="00187B03" w:rsidP="00037FD9">
            <w:pPr>
              <w:bidi/>
              <w:spacing w:after="0" w:line="240" w:lineRule="auto"/>
              <w:rPr>
                <w:rFonts w:ascii="Times New Roman" w:eastAsia="Times New Roman" w:hAnsi="Times New Roman"/>
                <w:b/>
                <w:bCs/>
                <w:sz w:val="18"/>
                <w:szCs w:val="18"/>
                <w:rtl/>
                <w:lang w:bidi="ar-SA"/>
              </w:rPr>
            </w:pPr>
          </w:p>
          <w:p w14:paraId="5F60E3D9" w14:textId="77777777" w:rsidR="00187B03" w:rsidRPr="00617D98" w:rsidRDefault="00243B1A"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4</w:t>
            </w:r>
          </w:p>
        </w:tc>
        <w:tc>
          <w:tcPr>
            <w:tcW w:w="1624" w:type="dxa"/>
          </w:tcPr>
          <w:p w14:paraId="2311E51C" w14:textId="453D5570" w:rsidR="00187B03" w:rsidRPr="00617D98" w:rsidRDefault="00243B1A" w:rsidP="00037FD9">
            <w:pPr>
              <w:bidi/>
              <w:spacing w:after="0" w:line="240" w:lineRule="auto"/>
              <w:jc w:val="center"/>
              <w:rPr>
                <w:rFonts w:ascii="Times New Roman" w:eastAsia="Times New Roman" w:hAnsi="Times New Roman"/>
                <w:b/>
                <w:bCs/>
                <w:sz w:val="18"/>
                <w:szCs w:val="18"/>
                <w:lang w:bidi="ar-SA"/>
              </w:rPr>
            </w:pPr>
            <w:del w:id="92" w:author="MRT Pack 20 DVDs" w:date="2024-09-23T16:41:00Z">
              <w:r w:rsidDel="0084207D">
                <w:rPr>
                  <w:rFonts w:ascii="Times New Roman" w:eastAsia="Times New Roman" w:hAnsi="Times New Roman" w:hint="cs"/>
                  <w:b/>
                  <w:bCs/>
                  <w:sz w:val="18"/>
                  <w:szCs w:val="18"/>
                  <w:rtl/>
                  <w:lang w:bidi="ar-SA"/>
                </w:rPr>
                <w:delText>مقایسه نتایج با تحقیقات پیشین</w:delText>
              </w:r>
            </w:del>
            <w:ins w:id="93" w:author="MRT Pack 20 DVDs" w:date="2024-09-23T16:41:00Z">
              <w:r w:rsidR="0084207D">
                <w:rPr>
                  <w:rFonts w:ascii="Times New Roman" w:eastAsia="Times New Roman" w:hAnsi="Times New Roman" w:hint="cs"/>
                  <w:b/>
                  <w:bCs/>
                  <w:sz w:val="18"/>
                  <w:szCs w:val="18"/>
                  <w:rtl/>
                  <w:lang w:bidi="ar-SA"/>
                </w:rPr>
                <w:t>تحلیل نتایج و بازبینی مراحل پیشین برای رسیدن به نتایج قابل قبول</w:t>
              </w:r>
            </w:ins>
          </w:p>
        </w:tc>
        <w:tc>
          <w:tcPr>
            <w:tcW w:w="471" w:type="dxa"/>
          </w:tcPr>
          <w:p w14:paraId="008F1E8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0D928267"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48A151BB"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6FC94DA2"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18B42828"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5275340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75593ABE"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7B2F7B30"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6795DD7E"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7B5F0AC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082C821B"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2E88002E"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r>
      <w:tr w:rsidR="00187B03" w:rsidRPr="00617D98" w14:paraId="09054888" w14:textId="77777777" w:rsidTr="00F62379">
        <w:trPr>
          <w:jc w:val="center"/>
        </w:trPr>
        <w:tc>
          <w:tcPr>
            <w:tcW w:w="600" w:type="dxa"/>
          </w:tcPr>
          <w:p w14:paraId="4D673A21" w14:textId="77777777" w:rsidR="00187B03" w:rsidRPr="00617D98" w:rsidRDefault="00187B03" w:rsidP="00037FD9">
            <w:pPr>
              <w:bidi/>
              <w:spacing w:after="0" w:line="240" w:lineRule="auto"/>
              <w:rPr>
                <w:rFonts w:ascii="Times New Roman" w:eastAsia="Times New Roman" w:hAnsi="Times New Roman"/>
                <w:b/>
                <w:bCs/>
                <w:sz w:val="18"/>
                <w:szCs w:val="18"/>
                <w:rtl/>
                <w:lang w:bidi="ar-SA"/>
              </w:rPr>
            </w:pPr>
          </w:p>
          <w:p w14:paraId="0C2DF4AF" w14:textId="77777777" w:rsidR="00187B03" w:rsidRPr="00617D98" w:rsidRDefault="00243B1A" w:rsidP="00037FD9">
            <w:pPr>
              <w:bidi/>
              <w:spacing w:after="0" w:line="240" w:lineRule="auto"/>
              <w:jc w:val="center"/>
              <w:rPr>
                <w:rFonts w:ascii="Times New Roman" w:eastAsia="Times New Roman" w:hAnsi="Times New Roman"/>
                <w:b/>
                <w:bCs/>
                <w:sz w:val="18"/>
                <w:szCs w:val="18"/>
                <w:lang w:bidi="ar-SA"/>
              </w:rPr>
            </w:pPr>
            <w:r>
              <w:rPr>
                <w:rFonts w:ascii="Times New Roman" w:eastAsia="Times New Roman" w:hAnsi="Times New Roman" w:hint="cs"/>
                <w:b/>
                <w:bCs/>
                <w:sz w:val="18"/>
                <w:szCs w:val="18"/>
                <w:rtl/>
                <w:lang w:bidi="ar-SA"/>
              </w:rPr>
              <w:t>5</w:t>
            </w:r>
          </w:p>
        </w:tc>
        <w:tc>
          <w:tcPr>
            <w:tcW w:w="1624" w:type="dxa"/>
          </w:tcPr>
          <w:p w14:paraId="5A10983E" w14:textId="3B4A1FAA" w:rsidR="00187B03" w:rsidRPr="00617D98" w:rsidRDefault="00243B1A" w:rsidP="0084207D">
            <w:pPr>
              <w:bidi/>
              <w:spacing w:after="0" w:line="240" w:lineRule="auto"/>
              <w:jc w:val="center"/>
              <w:rPr>
                <w:rFonts w:ascii="Times New Roman" w:eastAsia="Times New Roman" w:hAnsi="Times New Roman"/>
                <w:b/>
                <w:bCs/>
                <w:sz w:val="18"/>
                <w:szCs w:val="18"/>
                <w:lang w:bidi="ar-SA"/>
              </w:rPr>
            </w:pPr>
            <w:del w:id="94" w:author="MRT Pack 20 DVDs" w:date="2024-09-23T16:41:00Z">
              <w:r w:rsidDel="0084207D">
                <w:rPr>
                  <w:rFonts w:ascii="Times New Roman" w:eastAsia="Times New Roman" w:hAnsi="Times New Roman" w:hint="cs"/>
                  <w:b/>
                  <w:bCs/>
                  <w:sz w:val="18"/>
                  <w:szCs w:val="18"/>
                  <w:rtl/>
                  <w:lang w:bidi="ar-SA"/>
                </w:rPr>
                <w:delText xml:space="preserve">تکرار </w:delText>
              </w:r>
            </w:del>
            <w:del w:id="95" w:author="MRT Pack 20 DVDs" w:date="2024-09-23T16:42:00Z">
              <w:r w:rsidDel="0084207D">
                <w:rPr>
                  <w:rFonts w:ascii="Times New Roman" w:eastAsia="Times New Roman" w:hAnsi="Times New Roman" w:hint="cs"/>
                  <w:b/>
                  <w:bCs/>
                  <w:sz w:val="18"/>
                  <w:szCs w:val="18"/>
                  <w:rtl/>
                  <w:lang w:bidi="ar-SA"/>
                </w:rPr>
                <w:delText>مراحل پیشین تا رسیدن به نتایج قابل قبول</w:delText>
              </w:r>
            </w:del>
            <w:ins w:id="96" w:author="MRT Pack 20 DVDs" w:date="2024-09-23T16:42:00Z">
              <w:r w:rsidR="0084207D">
                <w:rPr>
                  <w:rFonts w:ascii="Times New Roman" w:eastAsia="Times New Roman" w:hAnsi="Times New Roman" w:hint="cs"/>
                  <w:b/>
                  <w:bCs/>
                  <w:sz w:val="18"/>
                  <w:szCs w:val="18"/>
                  <w:rtl/>
                  <w:lang w:bidi="ar-SA"/>
                </w:rPr>
                <w:t>تهیه گزارش</w:t>
              </w:r>
            </w:ins>
          </w:p>
        </w:tc>
        <w:tc>
          <w:tcPr>
            <w:tcW w:w="471" w:type="dxa"/>
          </w:tcPr>
          <w:p w14:paraId="49AD64FB"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1C07BE96"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70274C5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2EA7B8BC"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7366E12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4CD7B137"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09B65922"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shd w:val="clear" w:color="auto" w:fill="8EAADB" w:themeFill="accent5" w:themeFillTint="99"/>
          </w:tcPr>
          <w:p w14:paraId="33863223"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shd w:val="clear" w:color="auto" w:fill="8EAADB" w:themeFill="accent5" w:themeFillTint="99"/>
          </w:tcPr>
          <w:p w14:paraId="3E3E38D0"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74166411"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1" w:type="dxa"/>
          </w:tcPr>
          <w:p w14:paraId="1A09DE95"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c>
          <w:tcPr>
            <w:tcW w:w="470" w:type="dxa"/>
          </w:tcPr>
          <w:p w14:paraId="07ACBE18" w14:textId="77777777" w:rsidR="00187B03" w:rsidRPr="00617D98" w:rsidRDefault="00187B03" w:rsidP="00037FD9">
            <w:pPr>
              <w:bidi/>
              <w:spacing w:after="0" w:line="240" w:lineRule="auto"/>
              <w:rPr>
                <w:rFonts w:ascii="Times New Roman" w:eastAsia="Times New Roman" w:hAnsi="Times New Roman"/>
                <w:b/>
                <w:bCs/>
                <w:sz w:val="18"/>
                <w:szCs w:val="18"/>
                <w:lang w:bidi="ar-SA"/>
              </w:rPr>
            </w:pPr>
          </w:p>
        </w:tc>
      </w:tr>
      <w:tr w:rsidR="00187B03" w:rsidRPr="00617D98" w:rsidDel="0084207D" w14:paraId="4B96633C" w14:textId="73DD8628" w:rsidTr="0063373A">
        <w:trPr>
          <w:jc w:val="center"/>
          <w:del w:id="97" w:author="MRT Pack 20 DVDs" w:date="2024-09-23T16:42:00Z"/>
        </w:trPr>
        <w:tc>
          <w:tcPr>
            <w:tcW w:w="600" w:type="dxa"/>
          </w:tcPr>
          <w:p w14:paraId="2ABC4A85" w14:textId="10407434" w:rsidR="00187B03" w:rsidRPr="00617D98" w:rsidDel="0084207D" w:rsidRDefault="00243B1A" w:rsidP="00037FD9">
            <w:pPr>
              <w:bidi/>
              <w:spacing w:after="0" w:line="240" w:lineRule="auto"/>
              <w:jc w:val="center"/>
              <w:rPr>
                <w:del w:id="98" w:author="MRT Pack 20 DVDs" w:date="2024-09-23T16:42:00Z"/>
                <w:rFonts w:ascii="Times New Roman" w:eastAsia="Times New Roman" w:hAnsi="Times New Roman"/>
                <w:b/>
                <w:bCs/>
                <w:sz w:val="18"/>
                <w:szCs w:val="18"/>
                <w:rtl/>
                <w:lang w:bidi="ar-SA"/>
              </w:rPr>
            </w:pPr>
            <w:del w:id="99" w:author="MRT Pack 20 DVDs" w:date="2024-09-23T16:42:00Z">
              <w:r w:rsidDel="0084207D">
                <w:rPr>
                  <w:rFonts w:ascii="Times New Roman" w:eastAsia="Times New Roman" w:hAnsi="Times New Roman" w:hint="cs"/>
                  <w:b/>
                  <w:bCs/>
                  <w:sz w:val="18"/>
                  <w:szCs w:val="18"/>
                  <w:rtl/>
                  <w:lang w:bidi="ar-SA"/>
                </w:rPr>
                <w:lastRenderedPageBreak/>
                <w:delText>6</w:delText>
              </w:r>
            </w:del>
          </w:p>
          <w:p w14:paraId="1483A43D" w14:textId="13B6B45A" w:rsidR="00187B03" w:rsidRPr="00617D98" w:rsidDel="0084207D" w:rsidRDefault="00187B03" w:rsidP="00037FD9">
            <w:pPr>
              <w:bidi/>
              <w:spacing w:after="0" w:line="240" w:lineRule="auto"/>
              <w:rPr>
                <w:del w:id="100" w:author="MRT Pack 20 DVDs" w:date="2024-09-23T16:42:00Z"/>
                <w:rFonts w:ascii="Times New Roman" w:eastAsia="Times New Roman" w:hAnsi="Times New Roman"/>
                <w:b/>
                <w:bCs/>
                <w:sz w:val="18"/>
                <w:szCs w:val="18"/>
                <w:lang w:bidi="ar-SA"/>
              </w:rPr>
            </w:pPr>
          </w:p>
        </w:tc>
        <w:tc>
          <w:tcPr>
            <w:tcW w:w="1624" w:type="dxa"/>
          </w:tcPr>
          <w:p w14:paraId="19407C6C" w14:textId="023EB471" w:rsidR="00187B03" w:rsidRPr="00617D98" w:rsidDel="0084207D" w:rsidRDefault="00243B1A" w:rsidP="00037FD9">
            <w:pPr>
              <w:bidi/>
              <w:spacing w:after="0" w:line="240" w:lineRule="auto"/>
              <w:jc w:val="center"/>
              <w:rPr>
                <w:del w:id="101" w:author="MRT Pack 20 DVDs" w:date="2024-09-23T16:42:00Z"/>
                <w:rFonts w:ascii="Times New Roman" w:eastAsia="Times New Roman" w:hAnsi="Times New Roman"/>
                <w:b/>
                <w:bCs/>
                <w:sz w:val="18"/>
                <w:szCs w:val="18"/>
                <w:lang w:bidi="ar-SA"/>
              </w:rPr>
            </w:pPr>
            <w:del w:id="102" w:author="MRT Pack 20 DVDs" w:date="2024-09-23T16:42:00Z">
              <w:r w:rsidDel="0084207D">
                <w:rPr>
                  <w:rFonts w:ascii="Times New Roman" w:eastAsia="Times New Roman" w:hAnsi="Times New Roman" w:hint="cs"/>
                  <w:b/>
                  <w:bCs/>
                  <w:sz w:val="18"/>
                  <w:szCs w:val="18"/>
                  <w:rtl/>
                  <w:lang w:bidi="ar-SA"/>
                </w:rPr>
                <w:delText>انتشار نتایچ</w:delText>
              </w:r>
            </w:del>
          </w:p>
        </w:tc>
        <w:tc>
          <w:tcPr>
            <w:tcW w:w="471" w:type="dxa"/>
          </w:tcPr>
          <w:p w14:paraId="59F200EB" w14:textId="3A9D081A" w:rsidR="00187B03" w:rsidRPr="00617D98" w:rsidDel="0084207D" w:rsidRDefault="00187B03" w:rsidP="00037FD9">
            <w:pPr>
              <w:bidi/>
              <w:spacing w:after="0" w:line="240" w:lineRule="auto"/>
              <w:rPr>
                <w:del w:id="103" w:author="MRT Pack 20 DVDs" w:date="2024-09-23T16:42:00Z"/>
                <w:rFonts w:ascii="Times New Roman" w:eastAsia="Times New Roman" w:hAnsi="Times New Roman"/>
                <w:b/>
                <w:bCs/>
                <w:sz w:val="18"/>
                <w:szCs w:val="18"/>
                <w:lang w:bidi="ar-SA"/>
              </w:rPr>
            </w:pPr>
          </w:p>
        </w:tc>
        <w:tc>
          <w:tcPr>
            <w:tcW w:w="471" w:type="dxa"/>
          </w:tcPr>
          <w:p w14:paraId="341A0E5D" w14:textId="354C9801" w:rsidR="00187B03" w:rsidRPr="00617D98" w:rsidDel="0084207D" w:rsidRDefault="00187B03" w:rsidP="00037FD9">
            <w:pPr>
              <w:bidi/>
              <w:spacing w:after="0" w:line="240" w:lineRule="auto"/>
              <w:rPr>
                <w:del w:id="104" w:author="MRT Pack 20 DVDs" w:date="2024-09-23T16:42:00Z"/>
                <w:rFonts w:ascii="Times New Roman" w:eastAsia="Times New Roman" w:hAnsi="Times New Roman"/>
                <w:b/>
                <w:bCs/>
                <w:sz w:val="18"/>
                <w:szCs w:val="18"/>
                <w:lang w:bidi="ar-SA"/>
              </w:rPr>
            </w:pPr>
          </w:p>
        </w:tc>
        <w:tc>
          <w:tcPr>
            <w:tcW w:w="470" w:type="dxa"/>
          </w:tcPr>
          <w:p w14:paraId="66A5DB34" w14:textId="56701E93" w:rsidR="00187B03" w:rsidRPr="00617D98" w:rsidDel="0084207D" w:rsidRDefault="00187B03" w:rsidP="00037FD9">
            <w:pPr>
              <w:bidi/>
              <w:spacing w:after="0" w:line="240" w:lineRule="auto"/>
              <w:rPr>
                <w:del w:id="105" w:author="MRT Pack 20 DVDs" w:date="2024-09-23T16:42:00Z"/>
                <w:rFonts w:ascii="Times New Roman" w:eastAsia="Times New Roman" w:hAnsi="Times New Roman"/>
                <w:b/>
                <w:bCs/>
                <w:sz w:val="18"/>
                <w:szCs w:val="18"/>
                <w:lang w:bidi="ar-SA"/>
              </w:rPr>
            </w:pPr>
          </w:p>
        </w:tc>
        <w:tc>
          <w:tcPr>
            <w:tcW w:w="471" w:type="dxa"/>
          </w:tcPr>
          <w:p w14:paraId="03D7366E" w14:textId="2651E0CB" w:rsidR="00187B03" w:rsidRPr="00617D98" w:rsidDel="0084207D" w:rsidRDefault="00187B03" w:rsidP="00037FD9">
            <w:pPr>
              <w:bidi/>
              <w:spacing w:after="0" w:line="240" w:lineRule="auto"/>
              <w:rPr>
                <w:del w:id="106" w:author="MRT Pack 20 DVDs" w:date="2024-09-23T16:42:00Z"/>
                <w:rFonts w:ascii="Times New Roman" w:eastAsia="Times New Roman" w:hAnsi="Times New Roman"/>
                <w:b/>
                <w:bCs/>
                <w:sz w:val="18"/>
                <w:szCs w:val="18"/>
                <w:lang w:bidi="ar-SA"/>
              </w:rPr>
            </w:pPr>
          </w:p>
        </w:tc>
        <w:tc>
          <w:tcPr>
            <w:tcW w:w="471" w:type="dxa"/>
          </w:tcPr>
          <w:p w14:paraId="724FD9F2" w14:textId="2E299B19" w:rsidR="00187B03" w:rsidRPr="00617D98" w:rsidDel="0084207D" w:rsidRDefault="00187B03" w:rsidP="00037FD9">
            <w:pPr>
              <w:bidi/>
              <w:spacing w:after="0" w:line="240" w:lineRule="auto"/>
              <w:rPr>
                <w:del w:id="107" w:author="MRT Pack 20 DVDs" w:date="2024-09-23T16:42:00Z"/>
                <w:rFonts w:ascii="Times New Roman" w:eastAsia="Times New Roman" w:hAnsi="Times New Roman"/>
                <w:b/>
                <w:bCs/>
                <w:sz w:val="18"/>
                <w:szCs w:val="18"/>
                <w:lang w:bidi="ar-SA"/>
              </w:rPr>
            </w:pPr>
          </w:p>
        </w:tc>
        <w:tc>
          <w:tcPr>
            <w:tcW w:w="471" w:type="dxa"/>
          </w:tcPr>
          <w:p w14:paraId="7C691DC2" w14:textId="0D2FCF46" w:rsidR="00187B03" w:rsidRPr="00617D98" w:rsidDel="0084207D" w:rsidRDefault="00187B03" w:rsidP="00037FD9">
            <w:pPr>
              <w:bidi/>
              <w:spacing w:after="0" w:line="240" w:lineRule="auto"/>
              <w:rPr>
                <w:del w:id="108" w:author="MRT Pack 20 DVDs" w:date="2024-09-23T16:42:00Z"/>
                <w:rFonts w:ascii="Times New Roman" w:eastAsia="Times New Roman" w:hAnsi="Times New Roman"/>
                <w:b/>
                <w:bCs/>
                <w:sz w:val="18"/>
                <w:szCs w:val="18"/>
                <w:lang w:bidi="ar-SA"/>
              </w:rPr>
            </w:pPr>
          </w:p>
        </w:tc>
        <w:tc>
          <w:tcPr>
            <w:tcW w:w="471" w:type="dxa"/>
          </w:tcPr>
          <w:p w14:paraId="67A79DA0" w14:textId="7E2F64F3" w:rsidR="00187B03" w:rsidRPr="00617D98" w:rsidDel="0084207D" w:rsidRDefault="00187B03" w:rsidP="00037FD9">
            <w:pPr>
              <w:bidi/>
              <w:spacing w:after="0" w:line="240" w:lineRule="auto"/>
              <w:rPr>
                <w:del w:id="109" w:author="MRT Pack 20 DVDs" w:date="2024-09-23T16:42:00Z"/>
                <w:rFonts w:ascii="Times New Roman" w:eastAsia="Times New Roman" w:hAnsi="Times New Roman"/>
                <w:b/>
                <w:bCs/>
                <w:sz w:val="18"/>
                <w:szCs w:val="18"/>
                <w:lang w:bidi="ar-SA"/>
              </w:rPr>
            </w:pPr>
          </w:p>
        </w:tc>
        <w:tc>
          <w:tcPr>
            <w:tcW w:w="470" w:type="dxa"/>
          </w:tcPr>
          <w:p w14:paraId="2456F099" w14:textId="7B40CB24" w:rsidR="00187B03" w:rsidRPr="00617D98" w:rsidDel="0084207D" w:rsidRDefault="00187B03" w:rsidP="00037FD9">
            <w:pPr>
              <w:bidi/>
              <w:spacing w:after="0" w:line="240" w:lineRule="auto"/>
              <w:rPr>
                <w:del w:id="110" w:author="MRT Pack 20 DVDs" w:date="2024-09-23T16:42:00Z"/>
                <w:rFonts w:ascii="Times New Roman" w:eastAsia="Times New Roman" w:hAnsi="Times New Roman"/>
                <w:b/>
                <w:bCs/>
                <w:sz w:val="18"/>
                <w:szCs w:val="18"/>
                <w:lang w:bidi="ar-SA"/>
              </w:rPr>
            </w:pPr>
          </w:p>
        </w:tc>
        <w:tc>
          <w:tcPr>
            <w:tcW w:w="471" w:type="dxa"/>
            <w:shd w:val="clear" w:color="auto" w:fill="8EAADB" w:themeFill="accent5" w:themeFillTint="99"/>
          </w:tcPr>
          <w:p w14:paraId="3658DF85" w14:textId="7FBE107F" w:rsidR="00187B03" w:rsidRPr="00617D98" w:rsidDel="0084207D" w:rsidRDefault="00187B03" w:rsidP="00037FD9">
            <w:pPr>
              <w:bidi/>
              <w:spacing w:after="0" w:line="240" w:lineRule="auto"/>
              <w:rPr>
                <w:del w:id="111" w:author="MRT Pack 20 DVDs" w:date="2024-09-23T16:42:00Z"/>
                <w:rFonts w:ascii="Times New Roman" w:eastAsia="Times New Roman" w:hAnsi="Times New Roman"/>
                <w:b/>
                <w:bCs/>
                <w:sz w:val="18"/>
                <w:szCs w:val="18"/>
                <w:lang w:bidi="ar-SA"/>
              </w:rPr>
            </w:pPr>
          </w:p>
        </w:tc>
        <w:tc>
          <w:tcPr>
            <w:tcW w:w="471" w:type="dxa"/>
          </w:tcPr>
          <w:p w14:paraId="0A83C52A" w14:textId="398BD20C" w:rsidR="00187B03" w:rsidRPr="00617D98" w:rsidDel="0084207D" w:rsidRDefault="00187B03" w:rsidP="00037FD9">
            <w:pPr>
              <w:bidi/>
              <w:spacing w:after="0" w:line="240" w:lineRule="auto"/>
              <w:rPr>
                <w:del w:id="112" w:author="MRT Pack 20 DVDs" w:date="2024-09-23T16:42:00Z"/>
                <w:rFonts w:ascii="Times New Roman" w:eastAsia="Times New Roman" w:hAnsi="Times New Roman"/>
                <w:b/>
                <w:bCs/>
                <w:sz w:val="18"/>
                <w:szCs w:val="18"/>
                <w:lang w:bidi="ar-SA"/>
              </w:rPr>
            </w:pPr>
          </w:p>
        </w:tc>
        <w:tc>
          <w:tcPr>
            <w:tcW w:w="471" w:type="dxa"/>
          </w:tcPr>
          <w:p w14:paraId="7C2F998C" w14:textId="4405DE37" w:rsidR="00187B03" w:rsidRPr="00617D98" w:rsidDel="0084207D" w:rsidRDefault="00187B03" w:rsidP="00037FD9">
            <w:pPr>
              <w:bidi/>
              <w:spacing w:after="0" w:line="240" w:lineRule="auto"/>
              <w:rPr>
                <w:del w:id="113" w:author="MRT Pack 20 DVDs" w:date="2024-09-23T16:42:00Z"/>
                <w:rFonts w:ascii="Times New Roman" w:eastAsia="Times New Roman" w:hAnsi="Times New Roman"/>
                <w:b/>
                <w:bCs/>
                <w:sz w:val="18"/>
                <w:szCs w:val="18"/>
                <w:lang w:bidi="ar-SA"/>
              </w:rPr>
            </w:pPr>
          </w:p>
        </w:tc>
        <w:tc>
          <w:tcPr>
            <w:tcW w:w="470" w:type="dxa"/>
          </w:tcPr>
          <w:p w14:paraId="49228007" w14:textId="302AC53D" w:rsidR="00187B03" w:rsidRPr="00617D98" w:rsidDel="0084207D" w:rsidRDefault="00187B03" w:rsidP="00037FD9">
            <w:pPr>
              <w:bidi/>
              <w:spacing w:after="0" w:line="240" w:lineRule="auto"/>
              <w:rPr>
                <w:del w:id="114" w:author="MRT Pack 20 DVDs" w:date="2024-09-23T16:42:00Z"/>
                <w:rFonts w:ascii="Times New Roman" w:eastAsia="Times New Roman" w:hAnsi="Times New Roman"/>
                <w:b/>
                <w:bCs/>
                <w:sz w:val="18"/>
                <w:szCs w:val="18"/>
                <w:lang w:bidi="ar-SA"/>
              </w:rPr>
            </w:pPr>
          </w:p>
        </w:tc>
      </w:tr>
      <w:tr w:rsidR="00187B03" w:rsidRPr="00617D98" w:rsidDel="008E5CD8" w14:paraId="1402F2AB" w14:textId="2C489D92" w:rsidTr="00384622">
        <w:trPr>
          <w:jc w:val="center"/>
          <w:del w:id="115" w:author="MRT Pack 20 DVDs" w:date="2024-09-23T16:43:00Z"/>
        </w:trPr>
        <w:tc>
          <w:tcPr>
            <w:tcW w:w="600" w:type="dxa"/>
          </w:tcPr>
          <w:p w14:paraId="6369D4B4" w14:textId="19CCB559" w:rsidR="00187B03" w:rsidRPr="00617D98" w:rsidDel="008E5CD8" w:rsidRDefault="00187B03" w:rsidP="00037FD9">
            <w:pPr>
              <w:bidi/>
              <w:spacing w:after="0" w:line="240" w:lineRule="auto"/>
              <w:rPr>
                <w:del w:id="116" w:author="MRT Pack 20 DVDs" w:date="2024-09-23T16:43:00Z"/>
                <w:rFonts w:ascii="Times New Roman" w:eastAsia="Times New Roman" w:hAnsi="Times New Roman"/>
                <w:b/>
                <w:bCs/>
                <w:sz w:val="18"/>
                <w:szCs w:val="18"/>
                <w:rtl/>
                <w:lang w:bidi="ar-SA"/>
              </w:rPr>
            </w:pPr>
          </w:p>
          <w:p w14:paraId="6E11EA69" w14:textId="5D55E51B" w:rsidR="00187B03" w:rsidRPr="00617D98" w:rsidDel="008E5CD8" w:rsidRDefault="00187B03" w:rsidP="00037FD9">
            <w:pPr>
              <w:bidi/>
              <w:spacing w:after="0" w:line="240" w:lineRule="auto"/>
              <w:rPr>
                <w:del w:id="117" w:author="MRT Pack 20 DVDs" w:date="2024-09-23T16:43:00Z"/>
                <w:rFonts w:ascii="Times New Roman" w:eastAsia="Times New Roman" w:hAnsi="Times New Roman"/>
                <w:b/>
                <w:bCs/>
                <w:sz w:val="18"/>
                <w:szCs w:val="18"/>
                <w:lang w:bidi="ar-SA"/>
              </w:rPr>
            </w:pPr>
          </w:p>
        </w:tc>
        <w:tc>
          <w:tcPr>
            <w:tcW w:w="1624" w:type="dxa"/>
          </w:tcPr>
          <w:p w14:paraId="405AA300" w14:textId="43432B7A" w:rsidR="00187B03" w:rsidRPr="00617D98" w:rsidDel="008E5CD8" w:rsidRDefault="00187B03" w:rsidP="00037FD9">
            <w:pPr>
              <w:bidi/>
              <w:spacing w:after="0" w:line="240" w:lineRule="auto"/>
              <w:rPr>
                <w:del w:id="118" w:author="MRT Pack 20 DVDs" w:date="2024-09-23T16:43:00Z"/>
                <w:rFonts w:ascii="Times New Roman" w:eastAsia="Times New Roman" w:hAnsi="Times New Roman"/>
                <w:b/>
                <w:bCs/>
                <w:sz w:val="18"/>
                <w:szCs w:val="18"/>
                <w:lang w:bidi="ar-SA"/>
              </w:rPr>
            </w:pPr>
          </w:p>
        </w:tc>
        <w:tc>
          <w:tcPr>
            <w:tcW w:w="471" w:type="dxa"/>
          </w:tcPr>
          <w:p w14:paraId="702BFD5B" w14:textId="02E7CC07" w:rsidR="00187B03" w:rsidRPr="00617D98" w:rsidDel="008E5CD8" w:rsidRDefault="00187B03" w:rsidP="00037FD9">
            <w:pPr>
              <w:bidi/>
              <w:spacing w:after="0" w:line="240" w:lineRule="auto"/>
              <w:rPr>
                <w:del w:id="119" w:author="MRT Pack 20 DVDs" w:date="2024-09-23T16:43:00Z"/>
                <w:rFonts w:ascii="Times New Roman" w:eastAsia="Times New Roman" w:hAnsi="Times New Roman"/>
                <w:b/>
                <w:bCs/>
                <w:sz w:val="18"/>
                <w:szCs w:val="18"/>
                <w:lang w:bidi="ar-SA"/>
              </w:rPr>
            </w:pPr>
          </w:p>
        </w:tc>
        <w:tc>
          <w:tcPr>
            <w:tcW w:w="471" w:type="dxa"/>
          </w:tcPr>
          <w:p w14:paraId="62A37B66" w14:textId="118AE0D1" w:rsidR="00187B03" w:rsidRPr="00617D98" w:rsidDel="008E5CD8" w:rsidRDefault="00187B03" w:rsidP="00037FD9">
            <w:pPr>
              <w:bidi/>
              <w:spacing w:after="0" w:line="240" w:lineRule="auto"/>
              <w:rPr>
                <w:del w:id="120" w:author="MRT Pack 20 DVDs" w:date="2024-09-23T16:43:00Z"/>
                <w:rFonts w:ascii="Times New Roman" w:eastAsia="Times New Roman" w:hAnsi="Times New Roman"/>
                <w:b/>
                <w:bCs/>
                <w:sz w:val="18"/>
                <w:szCs w:val="18"/>
                <w:lang w:bidi="ar-SA"/>
              </w:rPr>
            </w:pPr>
          </w:p>
        </w:tc>
        <w:tc>
          <w:tcPr>
            <w:tcW w:w="470" w:type="dxa"/>
          </w:tcPr>
          <w:p w14:paraId="34C1F543" w14:textId="17DF7537" w:rsidR="00187B03" w:rsidRPr="00617D98" w:rsidDel="008E5CD8" w:rsidRDefault="00187B03" w:rsidP="00037FD9">
            <w:pPr>
              <w:bidi/>
              <w:spacing w:after="0" w:line="240" w:lineRule="auto"/>
              <w:rPr>
                <w:del w:id="121" w:author="MRT Pack 20 DVDs" w:date="2024-09-23T16:43:00Z"/>
                <w:rFonts w:ascii="Times New Roman" w:eastAsia="Times New Roman" w:hAnsi="Times New Roman"/>
                <w:b/>
                <w:bCs/>
                <w:sz w:val="18"/>
                <w:szCs w:val="18"/>
                <w:lang w:bidi="ar-SA"/>
              </w:rPr>
            </w:pPr>
          </w:p>
        </w:tc>
        <w:tc>
          <w:tcPr>
            <w:tcW w:w="471" w:type="dxa"/>
          </w:tcPr>
          <w:p w14:paraId="0FEAD2D3" w14:textId="72A08DCD" w:rsidR="00187B03" w:rsidRPr="00617D98" w:rsidDel="008E5CD8" w:rsidRDefault="00187B03" w:rsidP="00037FD9">
            <w:pPr>
              <w:bidi/>
              <w:spacing w:after="0" w:line="240" w:lineRule="auto"/>
              <w:rPr>
                <w:del w:id="122" w:author="MRT Pack 20 DVDs" w:date="2024-09-23T16:43:00Z"/>
                <w:rFonts w:ascii="Times New Roman" w:eastAsia="Times New Roman" w:hAnsi="Times New Roman"/>
                <w:b/>
                <w:bCs/>
                <w:sz w:val="18"/>
                <w:szCs w:val="18"/>
                <w:lang w:bidi="ar-SA"/>
              </w:rPr>
            </w:pPr>
          </w:p>
        </w:tc>
        <w:tc>
          <w:tcPr>
            <w:tcW w:w="471" w:type="dxa"/>
          </w:tcPr>
          <w:p w14:paraId="3EA6A711" w14:textId="146CF4FA" w:rsidR="00187B03" w:rsidRPr="00617D98" w:rsidDel="008E5CD8" w:rsidRDefault="00187B03" w:rsidP="00037FD9">
            <w:pPr>
              <w:bidi/>
              <w:spacing w:after="0" w:line="240" w:lineRule="auto"/>
              <w:rPr>
                <w:del w:id="123" w:author="MRT Pack 20 DVDs" w:date="2024-09-23T16:43:00Z"/>
                <w:rFonts w:ascii="Times New Roman" w:eastAsia="Times New Roman" w:hAnsi="Times New Roman"/>
                <w:b/>
                <w:bCs/>
                <w:sz w:val="18"/>
                <w:szCs w:val="18"/>
                <w:lang w:bidi="ar-SA"/>
              </w:rPr>
            </w:pPr>
          </w:p>
        </w:tc>
        <w:tc>
          <w:tcPr>
            <w:tcW w:w="471" w:type="dxa"/>
          </w:tcPr>
          <w:p w14:paraId="1A641CC8" w14:textId="32FEC5E8" w:rsidR="00187B03" w:rsidRPr="00617D98" w:rsidDel="008E5CD8" w:rsidRDefault="00187B03" w:rsidP="00037FD9">
            <w:pPr>
              <w:bidi/>
              <w:spacing w:after="0" w:line="240" w:lineRule="auto"/>
              <w:rPr>
                <w:del w:id="124" w:author="MRT Pack 20 DVDs" w:date="2024-09-23T16:43:00Z"/>
                <w:rFonts w:ascii="Times New Roman" w:eastAsia="Times New Roman" w:hAnsi="Times New Roman"/>
                <w:b/>
                <w:bCs/>
                <w:sz w:val="18"/>
                <w:szCs w:val="18"/>
              </w:rPr>
            </w:pPr>
          </w:p>
        </w:tc>
        <w:tc>
          <w:tcPr>
            <w:tcW w:w="471" w:type="dxa"/>
          </w:tcPr>
          <w:p w14:paraId="0DB0E3D3" w14:textId="72FB19C3" w:rsidR="00187B03" w:rsidRPr="00617D98" w:rsidDel="008E5CD8" w:rsidRDefault="00187B03" w:rsidP="00037FD9">
            <w:pPr>
              <w:bidi/>
              <w:spacing w:after="0" w:line="240" w:lineRule="auto"/>
              <w:rPr>
                <w:del w:id="125" w:author="MRT Pack 20 DVDs" w:date="2024-09-23T16:43:00Z"/>
                <w:rFonts w:ascii="Times New Roman" w:eastAsia="Times New Roman" w:hAnsi="Times New Roman"/>
                <w:b/>
                <w:bCs/>
                <w:sz w:val="18"/>
                <w:szCs w:val="18"/>
                <w:lang w:bidi="ar-SA"/>
              </w:rPr>
            </w:pPr>
          </w:p>
        </w:tc>
        <w:tc>
          <w:tcPr>
            <w:tcW w:w="470" w:type="dxa"/>
          </w:tcPr>
          <w:p w14:paraId="5620CDD9" w14:textId="26184ECB" w:rsidR="00187B03" w:rsidRPr="00617D98" w:rsidDel="008E5CD8" w:rsidRDefault="00187B03" w:rsidP="00037FD9">
            <w:pPr>
              <w:bidi/>
              <w:spacing w:after="0" w:line="240" w:lineRule="auto"/>
              <w:rPr>
                <w:del w:id="126" w:author="MRT Pack 20 DVDs" w:date="2024-09-23T16:43:00Z"/>
                <w:rFonts w:ascii="Times New Roman" w:eastAsia="Times New Roman" w:hAnsi="Times New Roman"/>
                <w:b/>
                <w:bCs/>
                <w:sz w:val="18"/>
                <w:szCs w:val="18"/>
                <w:lang w:bidi="ar-SA"/>
              </w:rPr>
            </w:pPr>
          </w:p>
        </w:tc>
        <w:tc>
          <w:tcPr>
            <w:tcW w:w="471" w:type="dxa"/>
          </w:tcPr>
          <w:p w14:paraId="4385E083" w14:textId="0D938C74" w:rsidR="00187B03" w:rsidRPr="00617D98" w:rsidDel="008E5CD8" w:rsidRDefault="00187B03" w:rsidP="00037FD9">
            <w:pPr>
              <w:bidi/>
              <w:spacing w:after="0" w:line="240" w:lineRule="auto"/>
              <w:rPr>
                <w:del w:id="127" w:author="MRT Pack 20 DVDs" w:date="2024-09-23T16:43:00Z"/>
                <w:rFonts w:ascii="Times New Roman" w:eastAsia="Times New Roman" w:hAnsi="Times New Roman"/>
                <w:b/>
                <w:bCs/>
                <w:sz w:val="18"/>
                <w:szCs w:val="18"/>
                <w:lang w:bidi="ar-SA"/>
              </w:rPr>
            </w:pPr>
          </w:p>
        </w:tc>
        <w:tc>
          <w:tcPr>
            <w:tcW w:w="471" w:type="dxa"/>
          </w:tcPr>
          <w:p w14:paraId="0202E3E6" w14:textId="707FF549" w:rsidR="00187B03" w:rsidRPr="00617D98" w:rsidDel="008E5CD8" w:rsidRDefault="00187B03" w:rsidP="00037FD9">
            <w:pPr>
              <w:bidi/>
              <w:spacing w:after="0" w:line="240" w:lineRule="auto"/>
              <w:rPr>
                <w:del w:id="128" w:author="MRT Pack 20 DVDs" w:date="2024-09-23T16:43:00Z"/>
                <w:rFonts w:ascii="Times New Roman" w:eastAsia="Times New Roman" w:hAnsi="Times New Roman"/>
                <w:b/>
                <w:bCs/>
                <w:sz w:val="18"/>
                <w:szCs w:val="18"/>
                <w:lang w:bidi="ar-SA"/>
              </w:rPr>
            </w:pPr>
          </w:p>
        </w:tc>
        <w:tc>
          <w:tcPr>
            <w:tcW w:w="471" w:type="dxa"/>
          </w:tcPr>
          <w:p w14:paraId="43EDAE05" w14:textId="77F1E5BB" w:rsidR="00187B03" w:rsidRPr="00617D98" w:rsidDel="008E5CD8" w:rsidRDefault="00187B03" w:rsidP="00037FD9">
            <w:pPr>
              <w:bidi/>
              <w:spacing w:after="0" w:line="240" w:lineRule="auto"/>
              <w:rPr>
                <w:del w:id="129" w:author="MRT Pack 20 DVDs" w:date="2024-09-23T16:43:00Z"/>
                <w:rFonts w:ascii="Times New Roman" w:eastAsia="Times New Roman" w:hAnsi="Times New Roman"/>
                <w:b/>
                <w:bCs/>
                <w:sz w:val="18"/>
                <w:szCs w:val="18"/>
                <w:lang w:bidi="ar-SA"/>
              </w:rPr>
            </w:pPr>
          </w:p>
        </w:tc>
        <w:tc>
          <w:tcPr>
            <w:tcW w:w="470" w:type="dxa"/>
          </w:tcPr>
          <w:p w14:paraId="1039C9E4" w14:textId="16072CA6" w:rsidR="00187B03" w:rsidRPr="00617D98" w:rsidDel="008E5CD8" w:rsidRDefault="00187B03" w:rsidP="00037FD9">
            <w:pPr>
              <w:bidi/>
              <w:spacing w:after="0" w:line="240" w:lineRule="auto"/>
              <w:rPr>
                <w:del w:id="130" w:author="MRT Pack 20 DVDs" w:date="2024-09-23T16:43:00Z"/>
                <w:rFonts w:ascii="Times New Roman" w:eastAsia="Times New Roman" w:hAnsi="Times New Roman"/>
                <w:b/>
                <w:bCs/>
                <w:sz w:val="18"/>
                <w:szCs w:val="18"/>
                <w:lang w:bidi="ar-SA"/>
              </w:rPr>
            </w:pPr>
          </w:p>
        </w:tc>
      </w:tr>
    </w:tbl>
    <w:p w14:paraId="50243E7F" w14:textId="77777777" w:rsidR="00187B03" w:rsidRPr="00187B03" w:rsidRDefault="00D10F13" w:rsidP="00187B03">
      <w:pPr>
        <w:bidi/>
        <w:rPr>
          <w:rFonts w:cs="B Yekan"/>
          <w:color w:val="008080"/>
          <w:sz w:val="24"/>
          <w:rtl/>
        </w:rPr>
      </w:pPr>
      <w:r>
        <w:rPr>
          <w:rFonts w:cs="B Yekan"/>
          <w:noProof/>
          <w:color w:val="008080"/>
          <w:sz w:val="24"/>
          <w:lang w:bidi="ar-SA"/>
        </w:rPr>
        <mc:AlternateContent>
          <mc:Choice Requires="wps">
            <w:drawing>
              <wp:inline distT="0" distB="0" distL="0" distR="0" wp14:anchorId="2C5814C5" wp14:editId="4A21941F">
                <wp:extent cx="5267325" cy="0"/>
                <wp:effectExtent l="0" t="0" r="9525" b="19050"/>
                <wp:docPr id="27" name="Straight Connector 27"/>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50806BF" id="Straight Connector 27"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97E66B4" w14:textId="77777777" w:rsidR="00F47F96" w:rsidRPr="00203B2C" w:rsidRDefault="006C3B5F" w:rsidP="00203B2C">
      <w:pPr>
        <w:bidi/>
        <w:rPr>
          <w:rFonts w:cs="B Yekan"/>
          <w:color w:val="008080"/>
          <w:sz w:val="24"/>
          <w:rtl/>
        </w:rPr>
      </w:pPr>
      <w:r>
        <w:rPr>
          <w:rFonts w:cs="B Yekan" w:hint="cs"/>
          <w:color w:val="008080"/>
          <w:sz w:val="24"/>
          <w:rtl/>
        </w:rPr>
        <w:t>13</w:t>
      </w:r>
      <w:r w:rsidR="00203B2C" w:rsidRPr="00203B2C">
        <w:rPr>
          <w:rFonts w:cs="B Yekan" w:hint="cs"/>
          <w:color w:val="008080"/>
          <w:sz w:val="24"/>
          <w:rtl/>
        </w:rPr>
        <w:t>- هزینه‌ها</w:t>
      </w:r>
    </w:p>
    <w:p w14:paraId="2136D5B1" w14:textId="77777777" w:rsidR="00203B2C" w:rsidRPr="00203B2C" w:rsidRDefault="004D44BB" w:rsidP="004D44BB">
      <w:pPr>
        <w:pStyle w:val="ListParagraph"/>
        <w:numPr>
          <w:ilvl w:val="0"/>
          <w:numId w:val="8"/>
        </w:numPr>
        <w:bidi/>
        <w:spacing w:after="0" w:line="240" w:lineRule="auto"/>
        <w:ind w:left="380" w:hanging="284"/>
        <w:rPr>
          <w:rFonts w:ascii="Times New Roman" w:eastAsia="Times New Roman" w:hAnsi="Times New Roman"/>
          <w:sz w:val="24"/>
        </w:rPr>
      </w:pPr>
      <w:r>
        <w:rPr>
          <w:rFonts w:cs="B Yekan" w:hint="cs"/>
          <w:noProof/>
          <w:sz w:val="20"/>
          <w:szCs w:val="20"/>
          <w:rtl/>
          <w:lang w:bidi="ar-SA"/>
        </w:rPr>
        <mc:AlternateContent>
          <mc:Choice Requires="wps">
            <w:drawing>
              <wp:anchor distT="0" distB="0" distL="114300" distR="114300" simplePos="0" relativeHeight="251671552" behindDoc="0" locked="0" layoutInCell="1" allowOverlap="1" wp14:anchorId="053C38D7" wp14:editId="725D3FD5">
                <wp:simplePos x="0" y="0"/>
                <wp:positionH relativeFrom="column">
                  <wp:posOffset>342900</wp:posOffset>
                </wp:positionH>
                <wp:positionV relativeFrom="paragraph">
                  <wp:posOffset>83185</wp:posOffset>
                </wp:positionV>
                <wp:extent cx="114300" cy="114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26FCC" w14:textId="77777777" w:rsidR="009914AE" w:rsidRDefault="009914AE" w:rsidP="009914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0" style="position:absolute;left:0;text-align:left;margin-left:27pt;margin-top:6.55pt;width:9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" fillcolor="black [3213]" strokecolor="black [3213]" strokeweight="1pt">
                <v:textbox>
                  <w:txbxContent>
                    <w:p w14:paraId="03926FCC" w14:textId="77777777" w:rsidR="009914AE" w:rsidRDefault="009914AE" w:rsidP="009914AE">
                      <w:pPr>
                        <w:jc w:val="center"/>
                      </w:pPr>
                    </w:p>
                  </w:txbxContent>
                </v:textbox>
              </v:rect>
            </w:pict>
          </mc:Fallback>
        </mc:AlternateContent>
      </w:r>
      <w:r>
        <w:rPr>
          <w:rFonts w:cs="B Yekan" w:hint="cs"/>
          <w:noProof/>
          <w:sz w:val="20"/>
          <w:szCs w:val="20"/>
          <w:rtl/>
          <w:lang w:bidi="ar-SA"/>
        </w:rPr>
        <mc:AlternateContent>
          <mc:Choice Requires="wps">
            <w:drawing>
              <wp:anchor distT="0" distB="0" distL="114300" distR="114300" simplePos="0" relativeHeight="251669504" behindDoc="0" locked="0" layoutInCell="1" allowOverlap="1" wp14:anchorId="7E66C343" wp14:editId="475DEF54">
                <wp:simplePos x="0" y="0"/>
                <wp:positionH relativeFrom="column">
                  <wp:posOffset>942975</wp:posOffset>
                </wp:positionH>
                <wp:positionV relativeFrom="paragraph">
                  <wp:posOffset>83185</wp:posOffset>
                </wp:positionV>
                <wp:extent cx="114300" cy="1143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14300"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CBBB0F3" id="Rectangle 30" o:spid="_x0000_s1026" style="position:absolute;margin-left:74.25pt;margin-top:6.55pt;width:9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" filled="f" strokecolor="black [3213]" strokeweight="1pt"/>
            </w:pict>
          </mc:Fallback>
        </mc:AlternateContent>
      </w:r>
      <w:r w:rsidR="00203B2C" w:rsidRPr="00203B2C">
        <w:rPr>
          <w:rFonts w:ascii="Times New Roman" w:eastAsia="Times New Roman" w:hAnsi="Times New Roman" w:hint="cs"/>
          <w:sz w:val="24"/>
          <w:rtl/>
        </w:rPr>
        <w:t xml:space="preserve">آیا </w:t>
      </w:r>
      <w:r w:rsidR="00203B2C">
        <w:rPr>
          <w:rFonts w:ascii="Times New Roman" w:eastAsia="Times New Roman" w:hAnsi="Times New Roman" w:hint="cs"/>
          <w:sz w:val="24"/>
          <w:rtl/>
        </w:rPr>
        <w:t>برای</w:t>
      </w:r>
      <w:r w:rsidR="00203B2C" w:rsidRPr="00203B2C">
        <w:rPr>
          <w:rFonts w:ascii="Times New Roman" w:eastAsia="Times New Roman" w:hAnsi="Times New Roman" w:hint="cs"/>
          <w:sz w:val="24"/>
          <w:rtl/>
        </w:rPr>
        <w:t xml:space="preserve"> تامین هزینه</w:t>
      </w:r>
      <w:r w:rsidR="00203B2C">
        <w:rPr>
          <w:rFonts w:ascii="Times New Roman" w:eastAsia="Times New Roman" w:hAnsi="Times New Roman" w:hint="eastAsia"/>
          <w:sz w:val="24"/>
          <w:rtl/>
        </w:rPr>
        <w:t>‌</w:t>
      </w:r>
      <w:r w:rsidR="00203B2C" w:rsidRPr="00203B2C">
        <w:rPr>
          <w:rFonts w:ascii="Times New Roman" w:eastAsia="Times New Roman" w:hAnsi="Times New Roman" w:hint="cs"/>
          <w:sz w:val="24"/>
          <w:rtl/>
        </w:rPr>
        <w:t>های انجام پایان</w:t>
      </w:r>
      <w:r w:rsidR="00203B2C">
        <w:rPr>
          <w:rFonts w:ascii="Times New Roman" w:eastAsia="Times New Roman" w:hAnsi="Times New Roman" w:hint="eastAsia"/>
          <w:sz w:val="24"/>
          <w:rtl/>
        </w:rPr>
        <w:t>‌</w:t>
      </w:r>
      <w:r w:rsidR="00203B2C" w:rsidRPr="00203B2C">
        <w:rPr>
          <w:rFonts w:ascii="Times New Roman" w:eastAsia="Times New Roman" w:hAnsi="Times New Roman" w:hint="cs"/>
          <w:sz w:val="24"/>
          <w:rtl/>
        </w:rPr>
        <w:t>نامه از سازمان</w:t>
      </w:r>
      <w:r w:rsidR="00203B2C">
        <w:rPr>
          <w:rFonts w:ascii="Times New Roman" w:eastAsia="Times New Roman" w:hAnsi="Times New Roman" w:hint="eastAsia"/>
          <w:sz w:val="24"/>
          <w:rtl/>
        </w:rPr>
        <w:t>‌ه</w:t>
      </w:r>
      <w:r w:rsidR="00203B2C" w:rsidRPr="00203B2C">
        <w:rPr>
          <w:rFonts w:ascii="Times New Roman" w:eastAsia="Times New Roman" w:hAnsi="Times New Roman" w:hint="cs"/>
          <w:sz w:val="24"/>
          <w:rtl/>
        </w:rPr>
        <w:t>ای دیگر درخواست اعتبار شده است؟     بلی           خیر</w:t>
      </w:r>
    </w:p>
    <w:p w14:paraId="4FB0BA05" w14:textId="77777777" w:rsidR="00203B2C" w:rsidRDefault="00203B2C" w:rsidP="004D44BB">
      <w:pPr>
        <w:bidi/>
        <w:spacing w:after="0" w:line="240" w:lineRule="auto"/>
        <w:ind w:left="380"/>
        <w:rPr>
          <w:rFonts w:ascii="Times New Roman" w:eastAsia="Times New Roman" w:hAnsi="Times New Roman"/>
          <w:sz w:val="24"/>
          <w:rtl/>
        </w:rPr>
      </w:pPr>
      <w:r w:rsidRPr="00F00DD3">
        <w:rPr>
          <w:rFonts w:ascii="Times New Roman" w:eastAsia="Times New Roman" w:hAnsi="Times New Roman" w:hint="cs"/>
          <w:sz w:val="24"/>
          <w:rtl/>
        </w:rPr>
        <w:t>در صورت مثبت بودن، تاریخ تصویب، میزان اعتبار و نام سازمان را مشخص کنید.</w:t>
      </w:r>
    </w:p>
    <w:p w14:paraId="49DD4009" w14:textId="77777777" w:rsidR="004D44BB" w:rsidRPr="00F00DD3" w:rsidRDefault="004D44BB" w:rsidP="004D44BB">
      <w:pPr>
        <w:bidi/>
        <w:spacing w:after="0" w:line="240" w:lineRule="auto"/>
        <w:ind w:left="380"/>
        <w:rPr>
          <w:rFonts w:ascii="Times New Roman" w:eastAsia="Times New Roman" w:hAnsi="Times New Roman"/>
          <w:sz w:val="24"/>
          <w:rtl/>
        </w:rPr>
      </w:pPr>
    </w:p>
    <w:p w14:paraId="47EE7A87" w14:textId="77777777" w:rsidR="00203B2C" w:rsidRPr="00F00DD3" w:rsidRDefault="00203B2C" w:rsidP="00203B2C">
      <w:pPr>
        <w:tabs>
          <w:tab w:val="left" w:pos="9042"/>
        </w:tabs>
        <w:bidi/>
        <w:spacing w:after="0" w:line="240" w:lineRule="auto"/>
        <w:rPr>
          <w:rFonts w:ascii="Times New Roman" w:eastAsia="Times New Roman" w:hAnsi="Times New Roman"/>
          <w:sz w:val="24"/>
        </w:rPr>
      </w:pPr>
    </w:p>
    <w:p w14:paraId="22DF5E0B" w14:textId="77777777" w:rsidR="002C5F27" w:rsidRPr="004D44BB" w:rsidRDefault="00203B2C" w:rsidP="004D44BB">
      <w:pPr>
        <w:pStyle w:val="ListParagraph"/>
        <w:numPr>
          <w:ilvl w:val="0"/>
          <w:numId w:val="8"/>
        </w:numPr>
        <w:bidi/>
        <w:spacing w:after="0" w:line="240" w:lineRule="auto"/>
        <w:ind w:left="380" w:hanging="284"/>
        <w:rPr>
          <w:rFonts w:cs="B Yekan"/>
          <w:color w:val="008080"/>
          <w:sz w:val="24"/>
        </w:rPr>
      </w:pPr>
      <w:r w:rsidRPr="00203B2C">
        <w:rPr>
          <w:rFonts w:ascii="Times New Roman" w:eastAsia="Times New Roman" w:hAnsi="Times New Roman" w:hint="cs"/>
          <w:sz w:val="24"/>
          <w:rtl/>
        </w:rPr>
        <w:t xml:space="preserve">لیست وسایل و تجهیزات مورد نیاز و هزینه تقریبی آنها در صورتی که در حال حاضر در دانشگاه صنعتی همدان موجود </w:t>
      </w:r>
      <w:r>
        <w:rPr>
          <w:rFonts w:ascii="Times New Roman" w:eastAsia="Times New Roman" w:hAnsi="Times New Roman" w:hint="cs"/>
          <w:sz w:val="24"/>
          <w:rtl/>
        </w:rPr>
        <w:t>نیست را</w:t>
      </w:r>
      <w:r w:rsidRPr="00203B2C">
        <w:rPr>
          <w:rFonts w:ascii="Times New Roman" w:eastAsia="Times New Roman" w:hAnsi="Times New Roman" w:hint="cs"/>
          <w:sz w:val="24"/>
          <w:rtl/>
        </w:rPr>
        <w:t xml:space="preserve"> بیان </w:t>
      </w:r>
      <w:r>
        <w:rPr>
          <w:rFonts w:ascii="Times New Roman" w:eastAsia="Times New Roman" w:hAnsi="Times New Roman" w:hint="cs"/>
          <w:sz w:val="24"/>
          <w:rtl/>
        </w:rPr>
        <w:t>کنید.</w:t>
      </w:r>
    </w:p>
    <w:p w14:paraId="6E278D08" w14:textId="77777777" w:rsidR="004D44BB" w:rsidRDefault="004D44BB" w:rsidP="004D44BB">
      <w:pPr>
        <w:pStyle w:val="ListParagraph"/>
        <w:bidi/>
        <w:spacing w:after="0" w:line="240" w:lineRule="auto"/>
        <w:ind w:left="380"/>
        <w:rPr>
          <w:rFonts w:cs="B Yekan"/>
          <w:color w:val="008080"/>
          <w:sz w:val="24"/>
          <w:rtl/>
        </w:rPr>
      </w:pPr>
    </w:p>
    <w:p w14:paraId="7E5A5F38" w14:textId="77777777" w:rsidR="004D44BB" w:rsidRDefault="004D44BB" w:rsidP="004D44BB">
      <w:pPr>
        <w:pStyle w:val="ListParagraph"/>
        <w:bidi/>
        <w:spacing w:after="0" w:line="240" w:lineRule="auto"/>
        <w:ind w:left="380"/>
        <w:rPr>
          <w:rFonts w:cs="B Yekan"/>
          <w:color w:val="008080"/>
          <w:sz w:val="24"/>
          <w:rtl/>
        </w:rPr>
      </w:pPr>
    </w:p>
    <w:p w14:paraId="6C03D629" w14:textId="77777777" w:rsidR="004D44BB" w:rsidRDefault="004D44BB" w:rsidP="004D44BB">
      <w:pPr>
        <w:pStyle w:val="ListParagraph"/>
        <w:bidi/>
        <w:spacing w:after="0" w:line="240" w:lineRule="auto"/>
        <w:ind w:left="380"/>
        <w:rPr>
          <w:rFonts w:cs="B Yekan"/>
          <w:color w:val="008080"/>
          <w:sz w:val="24"/>
          <w:rtl/>
        </w:rPr>
      </w:pPr>
    </w:p>
    <w:p w14:paraId="6A3BD59C" w14:textId="77777777" w:rsidR="00022E3E" w:rsidRPr="00203B2C" w:rsidRDefault="004D44BB" w:rsidP="004D44BB">
      <w:pPr>
        <w:bidi/>
        <w:spacing w:line="240" w:lineRule="auto"/>
        <w:ind w:right="562"/>
        <w:rPr>
          <w:rFonts w:cs="B Yekan"/>
          <w:color w:val="008080"/>
          <w:sz w:val="24"/>
        </w:rPr>
      </w:pPr>
      <w:r>
        <w:rPr>
          <w:rFonts w:cs="B Yekan"/>
          <w:noProof/>
          <w:color w:val="008080"/>
          <w:sz w:val="24"/>
          <w:lang w:bidi="ar-SA"/>
        </w:rPr>
        <mc:AlternateContent>
          <mc:Choice Requires="wps">
            <w:drawing>
              <wp:inline distT="0" distB="0" distL="0" distR="0" wp14:anchorId="79B34B72" wp14:editId="6E623DC3">
                <wp:extent cx="5267325" cy="0"/>
                <wp:effectExtent l="0" t="0" r="9525" b="19050"/>
                <wp:docPr id="36" name="Straight Connector 36"/>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6FCF4C8" id="Straight Connector 36"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147E9F1C" w14:textId="77777777" w:rsidR="004D44BB" w:rsidRPr="00203B2C" w:rsidRDefault="006C3B5F" w:rsidP="004D44BB">
      <w:pPr>
        <w:bidi/>
        <w:rPr>
          <w:rFonts w:cs="B Yekan"/>
          <w:color w:val="008080"/>
          <w:sz w:val="24"/>
          <w:rtl/>
        </w:rPr>
      </w:pPr>
      <w:r>
        <w:rPr>
          <w:rFonts w:cs="B Yekan" w:hint="cs"/>
          <w:color w:val="008080"/>
          <w:sz w:val="24"/>
          <w:rtl/>
        </w:rPr>
        <w:t>14</w:t>
      </w:r>
      <w:r w:rsidR="004D44BB" w:rsidRPr="00203B2C">
        <w:rPr>
          <w:rFonts w:cs="B Yekan" w:hint="cs"/>
          <w:color w:val="008080"/>
          <w:sz w:val="24"/>
          <w:rtl/>
        </w:rPr>
        <w:t xml:space="preserve">- </w:t>
      </w:r>
      <w:r w:rsidR="004D44BB" w:rsidRPr="004D44BB">
        <w:rPr>
          <w:rFonts w:cs="B Yekan"/>
          <w:color w:val="008080"/>
          <w:sz w:val="24"/>
          <w:rtl/>
        </w:rPr>
        <w:t xml:space="preserve">ضوابط </w:t>
      </w:r>
      <w:r w:rsidR="00BE7B6F">
        <w:rPr>
          <w:rFonts w:cs="B Yekan" w:hint="cs"/>
          <w:color w:val="008080"/>
          <w:sz w:val="24"/>
          <w:rtl/>
        </w:rPr>
        <w:t xml:space="preserve">آموزشی </w:t>
      </w:r>
      <w:r w:rsidR="004D44BB" w:rsidRPr="004D44BB">
        <w:rPr>
          <w:rFonts w:cs="B Yekan"/>
          <w:color w:val="008080"/>
          <w:sz w:val="24"/>
          <w:rtl/>
        </w:rPr>
        <w:t>مهم</w:t>
      </w:r>
    </w:p>
    <w:p w14:paraId="58AABC0E"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دانشجو موظف است هر سه ماه یک بار گزارش پیشرفت تحصیلی خود را پس از تایید استاد راهنما و تصویب گروه مربوطه به اداره تحصیلات تکمیلی ارائه کند.</w:t>
      </w:r>
    </w:p>
    <w:p w14:paraId="28FD387C"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تا زمانی که دانشجو از پایان‌نامه خود دفاع ننموده است، موظف است هر ترم واحد درسی پایان‌نامه را در انتخاب واحد اخذ کند. ارائه فرم تمدید سنوات از ترم پنجم الزامی است.</w:t>
      </w:r>
    </w:p>
    <w:p w14:paraId="156CA6E5"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هر گونه تغییر جزئی (تا یک ماه قبل از دفاع)  و کلی (تا شش ماه قبل از دفاع) در موضوع پایان‌نامه و تغییر اساتید راهنما و تغییر یا افزودن استاد مشاور(حداکثر تا شش ماه پس از تصویب پروپوزال) باید به تصویب شورای گروه و شورای تحصیلات تکمیلی برسد.</w:t>
      </w:r>
    </w:p>
    <w:p w14:paraId="044B5B5D" w14:textId="77777777" w:rsidR="00A95165" w:rsidRPr="0040515F" w:rsidRDefault="00A95165" w:rsidP="00107168">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 xml:space="preserve">دانشجو موظف است </w:t>
      </w:r>
      <w:r w:rsidRPr="00107168">
        <w:rPr>
          <w:rFonts w:ascii="Times New Roman" w:eastAsia="Times New Roman" w:hAnsi="Times New Roman" w:hint="cs"/>
          <w:b/>
          <w:bCs/>
          <w:rtl/>
        </w:rPr>
        <w:t xml:space="preserve">حداقل </w:t>
      </w:r>
      <w:r w:rsidR="00107168" w:rsidRPr="00107168">
        <w:rPr>
          <w:rFonts w:ascii="Times New Roman" w:eastAsia="Times New Roman" w:hAnsi="Times New Roman" w:hint="cs"/>
          <w:b/>
          <w:bCs/>
          <w:rtl/>
        </w:rPr>
        <w:t>15 روز قبل</w:t>
      </w:r>
      <w:r w:rsidRPr="00107168">
        <w:rPr>
          <w:rFonts w:ascii="Times New Roman" w:eastAsia="Times New Roman" w:hAnsi="Times New Roman" w:hint="cs"/>
          <w:b/>
          <w:bCs/>
          <w:rtl/>
        </w:rPr>
        <w:t xml:space="preserve"> از دفاع</w:t>
      </w:r>
      <w:r w:rsidRPr="0040515F">
        <w:rPr>
          <w:rFonts w:ascii="Times New Roman" w:eastAsia="Times New Roman" w:hAnsi="Times New Roman" w:hint="cs"/>
          <w:rtl/>
        </w:rPr>
        <w:t xml:space="preserve"> نسبت به تکمیل و ارائه فرم دفاع از پایان‌نامه به گروه آموزشی مربوطه اقدام کند.</w:t>
      </w:r>
    </w:p>
    <w:p w14:paraId="59FCACCA"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دانشجو موظف است حداقل 15 روز قبل از تاریخ دفاع متن کامل پایان‌نامه خود را به داوران تحویل دهد.</w:t>
      </w:r>
    </w:p>
    <w:p w14:paraId="4D7DAF74" w14:textId="77777777" w:rsidR="00A95165" w:rsidRPr="0040515F" w:rsidRDefault="00A95165" w:rsidP="004D44BB">
      <w:pPr>
        <w:pStyle w:val="ListParagraph"/>
        <w:numPr>
          <w:ilvl w:val="0"/>
          <w:numId w:val="9"/>
        </w:numPr>
        <w:bidi/>
        <w:spacing w:after="0" w:line="240" w:lineRule="auto"/>
        <w:ind w:left="522" w:hanging="426"/>
        <w:jc w:val="lowKashida"/>
        <w:rPr>
          <w:rFonts w:ascii="Times New Roman" w:eastAsia="Times New Roman" w:hAnsi="Times New Roman"/>
          <w:sz w:val="24"/>
        </w:rPr>
      </w:pPr>
      <w:r w:rsidRPr="0040515F">
        <w:rPr>
          <w:rFonts w:ascii="Times New Roman" w:eastAsia="Times New Roman" w:hAnsi="Times New Roman" w:hint="cs"/>
          <w:rtl/>
        </w:rPr>
        <w:t>دانشجو حداکثر یک ماه پس از تاریخ دفاع  باید فرم تایید شده اصلاحات مطرح شده در جلسه دفاع توسط هیات داوران را  به اداره تحصیلات تکمیلی ارائه کند. در غیر این صورت مطابق مصوبه هیات امنا موظف به پرداخت شهریه است.</w:t>
      </w:r>
    </w:p>
    <w:p w14:paraId="69C0C875" w14:textId="77777777" w:rsidR="00A95165" w:rsidRDefault="00A95165" w:rsidP="00A95165">
      <w:pPr>
        <w:bidi/>
        <w:rPr>
          <w:rFonts w:cs="B Yekan"/>
          <w:sz w:val="20"/>
          <w:szCs w:val="20"/>
          <w:rtl/>
        </w:rPr>
      </w:pPr>
    </w:p>
    <w:p w14:paraId="23D7301C" w14:textId="77777777" w:rsidR="00BE7B6F" w:rsidRPr="00844D2F" w:rsidRDefault="00BE7B6F" w:rsidP="00BE7B6F">
      <w:pPr>
        <w:bidi/>
        <w:jc w:val="center"/>
        <w:rPr>
          <w:rFonts w:cs="B Yekan"/>
          <w:sz w:val="20"/>
          <w:szCs w:val="20"/>
          <w:rtl/>
        </w:rPr>
      </w:pPr>
      <w:r w:rsidRPr="00844D2F">
        <w:rPr>
          <w:rFonts w:cs="B Yekan" w:hint="cs"/>
          <w:noProof/>
          <w:sz w:val="20"/>
          <w:szCs w:val="20"/>
          <w:rtl/>
          <w:lang w:bidi="ar-SA"/>
        </w:rPr>
        <mc:AlternateContent>
          <mc:Choice Requires="wps">
            <w:drawing>
              <wp:anchor distT="0" distB="0" distL="114300" distR="114300" simplePos="0" relativeHeight="251673600" behindDoc="0" locked="0" layoutInCell="1" allowOverlap="1" wp14:anchorId="49E84AAA" wp14:editId="6F853A17">
                <wp:simplePos x="0" y="0"/>
                <wp:positionH relativeFrom="column">
                  <wp:posOffset>3740150</wp:posOffset>
                </wp:positionH>
                <wp:positionV relativeFrom="paragraph">
                  <wp:posOffset>33655</wp:posOffset>
                </wp:positionV>
                <wp:extent cx="114300" cy="1143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143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6E71E86" id="Rectangle 37" o:spid="_x0000_s1026" style="position:absolute;margin-left:294.5pt;margin-top:2.65pt;width:9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" fillcolor="black [3213]" strokecolor="black [3213]" strokeweight="1pt"/>
            </w:pict>
          </mc:Fallback>
        </mc:AlternateContent>
      </w:r>
      <w:r w:rsidRPr="00844D2F">
        <w:rPr>
          <w:rFonts w:cs="B Yekan" w:hint="cs"/>
          <w:sz w:val="20"/>
          <w:szCs w:val="20"/>
          <w:rtl/>
        </w:rPr>
        <w:t>موارد فوق را به دقت مطالعه کرده‌ام.</w:t>
      </w:r>
    </w:p>
    <w:p w14:paraId="115D6277" w14:textId="77777777" w:rsidR="00BE7B6F" w:rsidRPr="00844D2F" w:rsidRDefault="00BE7B6F" w:rsidP="00BE7B6F">
      <w:pPr>
        <w:bidi/>
        <w:jc w:val="center"/>
        <w:rPr>
          <w:rFonts w:cs="B Yekan"/>
          <w:sz w:val="20"/>
          <w:szCs w:val="20"/>
          <w:rtl/>
        </w:rPr>
      </w:pPr>
      <w:r w:rsidRPr="00844D2F">
        <w:rPr>
          <w:rFonts w:cs="B Yekan" w:hint="cs"/>
          <w:sz w:val="20"/>
          <w:szCs w:val="20"/>
          <w:rtl/>
        </w:rPr>
        <w:t xml:space="preserve">نام دانشجو:   </w:t>
      </w:r>
      <w:r w:rsidR="00980EFA">
        <w:rPr>
          <w:rFonts w:cs="B Yekan" w:hint="cs"/>
          <w:sz w:val="20"/>
          <w:szCs w:val="20"/>
          <w:rtl/>
        </w:rPr>
        <w:t xml:space="preserve"> </w:t>
      </w:r>
      <w:r w:rsidRPr="00844D2F">
        <w:rPr>
          <w:rFonts w:cs="B Yekan" w:hint="cs"/>
          <w:sz w:val="20"/>
          <w:szCs w:val="20"/>
          <w:rtl/>
        </w:rPr>
        <w:t>امضا:</w:t>
      </w:r>
    </w:p>
    <w:p w14:paraId="46971CDD" w14:textId="77777777" w:rsidR="00BE7B6F" w:rsidRDefault="00BE7B6F" w:rsidP="00BE7B6F">
      <w:pPr>
        <w:bidi/>
        <w:rPr>
          <w:rFonts w:cs="B Yekan"/>
          <w:sz w:val="20"/>
          <w:szCs w:val="20"/>
        </w:rPr>
      </w:pPr>
      <w:r>
        <w:rPr>
          <w:rFonts w:cs="B Yekan"/>
          <w:noProof/>
          <w:color w:val="008080"/>
          <w:sz w:val="24"/>
          <w:lang w:bidi="ar-SA"/>
        </w:rPr>
        <mc:AlternateContent>
          <mc:Choice Requires="wps">
            <w:drawing>
              <wp:inline distT="0" distB="0" distL="0" distR="0" wp14:anchorId="6512787E" wp14:editId="10A56898">
                <wp:extent cx="5267325" cy="0"/>
                <wp:effectExtent l="0" t="0" r="9525" b="19050"/>
                <wp:docPr id="39" name="Straight Connector 39"/>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2B240B4" id="Straight Connector 39"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2E3B1584" w14:textId="77777777" w:rsidR="00BE7B6F" w:rsidRPr="00203B2C" w:rsidRDefault="006C3B5F" w:rsidP="00BE7B6F">
      <w:pPr>
        <w:bidi/>
        <w:rPr>
          <w:rFonts w:cs="B Yekan"/>
          <w:color w:val="008080"/>
          <w:sz w:val="24"/>
          <w:rtl/>
        </w:rPr>
      </w:pPr>
      <w:r>
        <w:rPr>
          <w:rFonts w:cs="B Yekan" w:hint="cs"/>
          <w:color w:val="008080"/>
          <w:sz w:val="24"/>
          <w:rtl/>
        </w:rPr>
        <w:t>15</w:t>
      </w:r>
      <w:r w:rsidR="00BE7B6F" w:rsidRPr="00203B2C">
        <w:rPr>
          <w:rFonts w:cs="B Yekan" w:hint="cs"/>
          <w:color w:val="008080"/>
          <w:sz w:val="24"/>
          <w:rtl/>
        </w:rPr>
        <w:t xml:space="preserve">- </w:t>
      </w:r>
      <w:r w:rsidR="00BE7B6F" w:rsidRPr="004D44BB">
        <w:rPr>
          <w:rFonts w:cs="B Yekan"/>
          <w:color w:val="008080"/>
          <w:sz w:val="24"/>
          <w:rtl/>
        </w:rPr>
        <w:t xml:space="preserve">ضوابط </w:t>
      </w:r>
      <w:r w:rsidR="00BE7B6F">
        <w:rPr>
          <w:rFonts w:cs="B Yekan" w:hint="cs"/>
          <w:color w:val="008080"/>
          <w:sz w:val="24"/>
          <w:rtl/>
        </w:rPr>
        <w:t>اخلاقی و حرفه‌ای</w:t>
      </w:r>
    </w:p>
    <w:p w14:paraId="2BB52A84" w14:textId="77777777" w:rsidR="000A109B" w:rsidRPr="0040515F" w:rsidRDefault="000A109B"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rtl/>
        </w:rPr>
        <w:lastRenderedPageBreak/>
        <w:t>از آنجا كه تحص</w:t>
      </w:r>
      <w:r w:rsidRPr="0040515F">
        <w:rPr>
          <w:rFonts w:ascii="Times New Roman" w:eastAsia="Times New Roman" w:hAnsi="Times New Roman" w:hint="cs"/>
          <w:rtl/>
        </w:rPr>
        <w:t>ی</w:t>
      </w:r>
      <w:r w:rsidRPr="0040515F">
        <w:rPr>
          <w:rFonts w:ascii="Times New Roman" w:eastAsia="Times New Roman" w:hAnsi="Times New Roman" w:hint="eastAsia"/>
          <w:rtl/>
        </w:rPr>
        <w:t>ل</w:t>
      </w:r>
      <w:r w:rsidRPr="0040515F">
        <w:rPr>
          <w:rFonts w:ascii="Times New Roman" w:eastAsia="Times New Roman" w:hAnsi="Times New Roman"/>
          <w:rtl/>
        </w:rPr>
        <w:t xml:space="preserve"> در دوره </w:t>
      </w:r>
      <w:r w:rsidRPr="0040515F">
        <w:rPr>
          <w:rFonts w:ascii="Times New Roman" w:eastAsia="Times New Roman" w:hAnsi="Times New Roman" w:hint="cs"/>
          <w:rtl/>
        </w:rPr>
        <w:t>کارشناسی ارشد در دانشگاه صنعتی همدان</w:t>
      </w:r>
      <w:r w:rsidRPr="0040515F">
        <w:rPr>
          <w:rFonts w:ascii="Times New Roman" w:eastAsia="Times New Roman" w:hAnsi="Times New Roman"/>
          <w:rtl/>
        </w:rPr>
        <w:t xml:space="preserve"> به صورت تمام وقت </w:t>
      </w:r>
      <w:r w:rsidRPr="0040515F">
        <w:rPr>
          <w:rFonts w:ascii="Times New Roman" w:eastAsia="Times New Roman" w:hAnsi="Times New Roman" w:hint="cs"/>
          <w:rtl/>
        </w:rPr>
        <w:t>است</w:t>
      </w:r>
      <w:r w:rsidRPr="0040515F">
        <w:rPr>
          <w:rFonts w:ascii="Times New Roman" w:eastAsia="Times New Roman" w:hAnsi="Times New Roman"/>
          <w:rtl/>
        </w:rPr>
        <w:t>،</w:t>
      </w:r>
      <w:r w:rsidRPr="0040515F">
        <w:rPr>
          <w:rFonts w:ascii="Times New Roman" w:eastAsia="Times New Roman" w:hAnsi="Times New Roman" w:hint="cs"/>
          <w:rtl/>
        </w:rPr>
        <w:t xml:space="preserve"> </w:t>
      </w:r>
      <w:r w:rsidRPr="0040515F">
        <w:rPr>
          <w:rFonts w:ascii="Times New Roman" w:eastAsia="Times New Roman" w:hAnsi="Times New Roman" w:hint="cs"/>
          <w:u w:val="single"/>
          <w:rtl/>
        </w:rPr>
        <w:t>دانشجو ملزم است</w:t>
      </w:r>
      <w:r w:rsidRPr="0040515F">
        <w:rPr>
          <w:rFonts w:ascii="Times New Roman" w:eastAsia="Times New Roman" w:hAnsi="Times New Roman" w:hint="cs"/>
          <w:rtl/>
        </w:rPr>
        <w:t xml:space="preserve"> مطابق برنامه‌ریزی استاد(ان) راهنما در دانشگاه حضور داشته باشد.</w:t>
      </w:r>
    </w:p>
    <w:p w14:paraId="602CE151" w14:textId="77777777" w:rsidR="00A26056" w:rsidRPr="0040515F" w:rsidRDefault="00A26056"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مالکیت ایده مطرح شده متعلق به کسی است که برای اولین بار آن را مطرح کرده است و در نتیجه هرگونه بهره‌برداری از آن باید با کسب اجازه از صاحب ایده باشد.</w:t>
      </w:r>
    </w:p>
    <w:p w14:paraId="34CCD8B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انتشار اطلاعات و نتایج تحقیق به هر شکل باید با اطلاع و تایید استاد(ان) راهنما باشد.</w:t>
      </w:r>
    </w:p>
    <w:p w14:paraId="31A19FDF" w14:textId="77777777" w:rsidR="007A7612" w:rsidRPr="0040515F" w:rsidRDefault="00622DD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Pr>
          <w:rFonts w:ascii="Times New Roman" w:eastAsia="Times New Roman" w:hAnsi="Times New Roman" w:hint="cs"/>
          <w:rtl/>
        </w:rPr>
        <w:t>هرگونه</w:t>
      </w:r>
      <w:r w:rsidR="00836A96">
        <w:rPr>
          <w:rFonts w:hint="cs"/>
          <w:rtl/>
        </w:rPr>
        <w:t xml:space="preserve"> </w:t>
      </w:r>
      <w:r w:rsidR="007A7612" w:rsidRPr="0040515F">
        <w:rPr>
          <w:rFonts w:ascii="Times New Roman" w:eastAsia="Times New Roman" w:hAnsi="Times New Roman" w:hint="cs"/>
          <w:rtl/>
        </w:rPr>
        <w:t>رد و بدل کردن اطلاعات با افراد خارج از تحقیق تنها با اطلاع و اجازه استاد(ان) راهنما مجاز است.</w:t>
      </w:r>
    </w:p>
    <w:p w14:paraId="207EEFE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پذیرش هرگونه مسئولیت و تعهدی خارج از وظایف و تعهدات محول شده از طرف استاد(ان) راهنما باید با اطلاع و موافقت ایشان باشد.</w:t>
      </w:r>
    </w:p>
    <w:p w14:paraId="40C53140"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tl/>
        </w:rPr>
      </w:pPr>
      <w:r w:rsidRPr="0040515F">
        <w:rPr>
          <w:rFonts w:ascii="Times New Roman" w:eastAsia="Times New Roman" w:hAnsi="Times New Roman" w:hint="cs"/>
          <w:rtl/>
        </w:rPr>
        <w:t>تحقیقات در این پایان</w:t>
      </w:r>
      <w:r w:rsidRPr="0040515F">
        <w:rPr>
          <w:rFonts w:ascii="Times New Roman" w:eastAsia="Times New Roman" w:hAnsi="Times New Roman" w:hint="cs"/>
          <w:rtl/>
        </w:rPr>
        <w:softHyphen/>
        <w:t xml:space="preserve">نامه توسط </w:t>
      </w:r>
      <w:r w:rsidR="000A109B" w:rsidRPr="0040515F">
        <w:rPr>
          <w:rFonts w:ascii="Times New Roman" w:eastAsia="Times New Roman" w:hAnsi="Times New Roman" w:hint="cs"/>
          <w:rtl/>
        </w:rPr>
        <w:t>دانشجو</w:t>
      </w:r>
      <w:r w:rsidRPr="0040515F">
        <w:rPr>
          <w:rFonts w:ascii="Times New Roman" w:eastAsia="Times New Roman" w:hAnsi="Times New Roman" w:hint="cs"/>
          <w:rtl/>
        </w:rPr>
        <w:t xml:space="preserve"> انجام می</w:t>
      </w:r>
      <w:r w:rsidRPr="0040515F">
        <w:rPr>
          <w:rFonts w:ascii="Times New Roman" w:eastAsia="Times New Roman" w:hAnsi="Times New Roman" w:hint="eastAsia"/>
          <w:rtl/>
        </w:rPr>
        <w:t>‌شود</w:t>
      </w:r>
      <w:r w:rsidRPr="0040515F">
        <w:rPr>
          <w:rFonts w:ascii="Times New Roman" w:eastAsia="Times New Roman" w:hAnsi="Times New Roman" w:hint="cs"/>
          <w:rtl/>
        </w:rPr>
        <w:t xml:space="preserve"> و از صحت و اصالت برخوردار خواهد بود.</w:t>
      </w:r>
    </w:p>
    <w:p w14:paraId="67FF4C06"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در استفاده از نتایج پژوهش</w:t>
      </w:r>
      <w:r w:rsidRPr="0040515F">
        <w:rPr>
          <w:rFonts w:ascii="Times New Roman" w:eastAsia="Times New Roman" w:hAnsi="Times New Roman" w:hint="cs"/>
          <w:rtl/>
        </w:rPr>
        <w:softHyphen/>
        <w:t>های محققان دیگر به مرجع مورد استفاده استناد خواهد شد.</w:t>
      </w:r>
    </w:p>
    <w:p w14:paraId="481471F9" w14:textId="77777777" w:rsidR="007A7612" w:rsidRPr="0040515F" w:rsidRDefault="007A7612" w:rsidP="000A109B">
      <w:pPr>
        <w:pStyle w:val="ListParagraph"/>
        <w:numPr>
          <w:ilvl w:val="0"/>
          <w:numId w:val="9"/>
        </w:numPr>
        <w:bidi/>
        <w:spacing w:after="0" w:line="240" w:lineRule="auto"/>
        <w:ind w:left="522" w:hanging="426"/>
        <w:jc w:val="lowKashida"/>
        <w:rPr>
          <w:rFonts w:ascii="Times New Roman" w:eastAsia="Times New Roman" w:hAnsi="Times New Roman"/>
        </w:rPr>
      </w:pPr>
      <w:r w:rsidRPr="0040515F">
        <w:rPr>
          <w:rFonts w:ascii="Times New Roman" w:eastAsia="Times New Roman" w:hAnsi="Times New Roman" w:hint="cs"/>
          <w:rtl/>
        </w:rPr>
        <w:t>کلیه حقوق مادی و معنوی این اثر متعلق به دانشگاه صنعتی همدان است و مقالات مستخرج با نام «دانشگاه صنعتی همدان» و یا</w:t>
      </w:r>
      <w:r w:rsidRPr="0040515F">
        <w:rPr>
          <w:rFonts w:ascii="Times New Roman" w:eastAsia="Times New Roman" w:hAnsi="Times New Roman" w:hint="cs"/>
        </w:rPr>
        <w:t xml:space="preserve"> </w:t>
      </w:r>
      <w:r w:rsidRPr="0040515F">
        <w:rPr>
          <w:rFonts w:ascii="Times New Roman" w:eastAsia="Times New Roman" w:hAnsi="Times New Roman" w:hint="cs"/>
          <w:rtl/>
        </w:rPr>
        <w:t>«</w:t>
      </w:r>
      <w:r w:rsidRPr="0040515F">
        <w:rPr>
          <w:rFonts w:ascii="Times New Roman" w:eastAsia="Times New Roman" w:hAnsi="Times New Roman"/>
          <w:sz w:val="20"/>
          <w:szCs w:val="20"/>
        </w:rPr>
        <w:t>Hamedan University of Technology</w:t>
      </w:r>
      <w:r w:rsidRPr="0040515F">
        <w:rPr>
          <w:rFonts w:ascii="Times New Roman" w:eastAsia="Times New Roman" w:hAnsi="Times New Roman" w:hint="cs"/>
          <w:rtl/>
        </w:rPr>
        <w:t>» به چاپ خواهد رسید.</w:t>
      </w:r>
    </w:p>
    <w:p w14:paraId="53653798" w14:textId="77777777" w:rsidR="007A7612" w:rsidRPr="0040515F" w:rsidRDefault="007A7612" w:rsidP="0040515F">
      <w:pPr>
        <w:pStyle w:val="ListParagraph"/>
        <w:numPr>
          <w:ilvl w:val="0"/>
          <w:numId w:val="9"/>
        </w:numPr>
        <w:bidi/>
        <w:spacing w:after="0" w:line="240" w:lineRule="auto"/>
        <w:ind w:left="522" w:hanging="426"/>
        <w:jc w:val="lowKashida"/>
        <w:rPr>
          <w:sz w:val="24"/>
        </w:rPr>
      </w:pPr>
      <w:r w:rsidRPr="0040515F">
        <w:rPr>
          <w:rFonts w:ascii="Times New Roman" w:eastAsia="Times New Roman" w:hAnsi="Times New Roman" w:hint="cs"/>
          <w:rtl/>
        </w:rPr>
        <w:t>حقوق مادی و معنوی تمام افرادی که در به</w:t>
      </w:r>
      <w:r w:rsidRPr="0040515F">
        <w:rPr>
          <w:rFonts w:ascii="Times New Roman" w:eastAsia="Times New Roman" w:hAnsi="Times New Roman" w:hint="cs"/>
          <w:rtl/>
        </w:rPr>
        <w:softHyphen/>
      </w:r>
      <w:r w:rsidR="0040515F">
        <w:rPr>
          <w:rFonts w:ascii="Times New Roman" w:eastAsia="Times New Roman" w:hAnsi="Times New Roman" w:hint="cs"/>
          <w:rtl/>
        </w:rPr>
        <w:t xml:space="preserve"> </w:t>
      </w:r>
      <w:r w:rsidRPr="0040515F">
        <w:rPr>
          <w:rFonts w:ascii="Times New Roman" w:eastAsia="Times New Roman" w:hAnsi="Times New Roman" w:hint="cs"/>
          <w:rtl/>
        </w:rPr>
        <w:t>دست آمدن نتایج اصلی پایان</w:t>
      </w:r>
      <w:r w:rsidRPr="0040515F">
        <w:rPr>
          <w:rFonts w:ascii="Times New Roman" w:eastAsia="Times New Roman" w:hAnsi="Times New Roman" w:hint="cs"/>
          <w:rtl/>
        </w:rPr>
        <w:softHyphen/>
        <w:t>نامه تأثیرگذار بوده</w:t>
      </w:r>
      <w:r w:rsidRPr="0040515F">
        <w:rPr>
          <w:rFonts w:ascii="Times New Roman" w:eastAsia="Times New Roman" w:hAnsi="Times New Roman" w:hint="cs"/>
          <w:rtl/>
        </w:rPr>
        <w:softHyphen/>
        <w:t>اند، در مقالات مستخرج از پایان</w:t>
      </w:r>
      <w:r w:rsidRPr="0040515F">
        <w:rPr>
          <w:rFonts w:ascii="Times New Roman" w:eastAsia="Times New Roman" w:hAnsi="Times New Roman" w:hint="cs"/>
          <w:rtl/>
        </w:rPr>
        <w:softHyphen/>
        <w:t xml:space="preserve">نامه رعایت </w:t>
      </w:r>
      <w:r w:rsidR="000A109B" w:rsidRPr="0040515F">
        <w:rPr>
          <w:rFonts w:ascii="Times New Roman" w:eastAsia="Times New Roman" w:hAnsi="Times New Roman" w:hint="cs"/>
          <w:rtl/>
        </w:rPr>
        <w:t>خواهد شد</w:t>
      </w:r>
      <w:r w:rsidRPr="0040515F">
        <w:rPr>
          <w:rFonts w:ascii="Times New Roman" w:eastAsia="Times New Roman" w:hAnsi="Times New Roman" w:hint="cs"/>
          <w:rtl/>
        </w:rPr>
        <w:t>.</w:t>
      </w:r>
      <w:r w:rsidR="0040515F">
        <w:rPr>
          <w:rFonts w:ascii="Times New Roman" w:eastAsia="Times New Roman" w:hAnsi="Times New Roman" w:hint="cs"/>
          <w:rtl/>
        </w:rPr>
        <w:t xml:space="preserve"> همچنین </w:t>
      </w:r>
      <w:r w:rsidR="0040515F" w:rsidRPr="0040515F">
        <w:rPr>
          <w:rFonts w:ascii="Times New Roman" w:eastAsia="Times New Roman" w:hAnsi="Times New Roman"/>
          <w:rtl/>
        </w:rPr>
        <w:t xml:space="preserve">فقط اسامي افراد مرتبط با پايان‌نامه </w:t>
      </w:r>
      <w:r w:rsidR="0040515F" w:rsidRPr="0040515F">
        <w:rPr>
          <w:rFonts w:ascii="Times New Roman" w:eastAsia="Times New Roman" w:hAnsi="Times New Roman" w:hint="cs"/>
          <w:rtl/>
        </w:rPr>
        <w:t>در</w:t>
      </w:r>
      <w:r w:rsidR="0040515F" w:rsidRPr="0040515F">
        <w:rPr>
          <w:rFonts w:ascii="Times New Roman" w:eastAsia="Times New Roman" w:hAnsi="Times New Roman"/>
          <w:rtl/>
        </w:rPr>
        <w:t xml:space="preserve"> </w:t>
      </w:r>
      <w:r w:rsidR="0040515F" w:rsidRPr="0040515F">
        <w:rPr>
          <w:rFonts w:ascii="Times New Roman" w:eastAsia="Times New Roman" w:hAnsi="Times New Roman" w:hint="cs"/>
          <w:rtl/>
        </w:rPr>
        <w:t>مستخرجات</w:t>
      </w:r>
      <w:r w:rsidR="0040515F" w:rsidRPr="0040515F">
        <w:rPr>
          <w:rFonts w:ascii="Times New Roman" w:eastAsia="Times New Roman" w:hAnsi="Times New Roman"/>
          <w:rtl/>
        </w:rPr>
        <w:t xml:space="preserve"> </w:t>
      </w:r>
      <w:r w:rsidR="0040515F" w:rsidRPr="0040515F">
        <w:rPr>
          <w:rFonts w:ascii="Times New Roman" w:eastAsia="Times New Roman" w:hAnsi="Times New Roman" w:hint="cs"/>
          <w:rtl/>
        </w:rPr>
        <w:t>ذكر</w:t>
      </w:r>
      <w:r w:rsidR="0040515F" w:rsidRPr="0040515F">
        <w:rPr>
          <w:rFonts w:ascii="Times New Roman" w:eastAsia="Times New Roman" w:hAnsi="Times New Roman"/>
          <w:rtl/>
        </w:rPr>
        <w:t xml:space="preserve"> </w:t>
      </w:r>
      <w:r w:rsidR="0040515F">
        <w:rPr>
          <w:rFonts w:ascii="Times New Roman" w:eastAsia="Times New Roman" w:hAnsi="Times New Roman" w:hint="cs"/>
          <w:rtl/>
        </w:rPr>
        <w:t xml:space="preserve">خواهد </w:t>
      </w:r>
      <w:r w:rsidR="0040515F" w:rsidRPr="0040515F">
        <w:rPr>
          <w:rFonts w:ascii="Times New Roman" w:eastAsia="Times New Roman" w:hAnsi="Times New Roman" w:hint="cs"/>
          <w:rtl/>
        </w:rPr>
        <w:t>شد</w:t>
      </w:r>
      <w:r w:rsidR="0040515F">
        <w:rPr>
          <w:rFonts w:ascii="Times New Roman" w:eastAsia="Times New Roman" w:hAnsi="Times New Roman" w:hint="cs"/>
          <w:rtl/>
        </w:rPr>
        <w:t>.</w:t>
      </w:r>
    </w:p>
    <w:p w14:paraId="6D12AFC3" w14:textId="0DB4CAF7" w:rsidR="000A109B" w:rsidRPr="00656C8A" w:rsidRDefault="00A26056" w:rsidP="00656C8A">
      <w:pPr>
        <w:bidi/>
        <w:spacing w:before="240" w:after="0"/>
        <w:jc w:val="both"/>
        <w:rPr>
          <w:rFonts w:cs="B Yekan"/>
          <w:sz w:val="20"/>
          <w:szCs w:val="20"/>
          <w:rtl/>
        </w:rPr>
      </w:pPr>
      <w:r w:rsidRPr="00656C8A">
        <w:rPr>
          <w:rFonts w:cs="B Yekan" w:hint="cs"/>
          <w:sz w:val="20"/>
          <w:szCs w:val="20"/>
          <w:rtl/>
        </w:rPr>
        <w:t>اينجانب</w:t>
      </w:r>
      <w:r w:rsidR="000A109B" w:rsidRPr="00656C8A">
        <w:rPr>
          <w:rFonts w:cs="B Yekan" w:hint="cs"/>
          <w:sz w:val="20"/>
          <w:szCs w:val="20"/>
          <w:rtl/>
        </w:rPr>
        <w:t xml:space="preserve">       </w:t>
      </w:r>
      <w:r w:rsidR="008C7838">
        <w:rPr>
          <w:rFonts w:cs="B Yekan" w:hint="cs"/>
          <w:sz w:val="20"/>
          <w:szCs w:val="20"/>
          <w:rtl/>
        </w:rPr>
        <w:t xml:space="preserve">                                     </w:t>
      </w:r>
      <w:r w:rsidRPr="00656C8A">
        <w:rPr>
          <w:rFonts w:cs="B Yekan" w:hint="cs"/>
          <w:sz w:val="20"/>
          <w:szCs w:val="20"/>
          <w:rtl/>
        </w:rPr>
        <w:t>كه</w:t>
      </w:r>
      <w:r w:rsidR="000A109B" w:rsidRPr="00656C8A">
        <w:rPr>
          <w:rFonts w:cs="B Yekan" w:hint="cs"/>
          <w:sz w:val="20"/>
          <w:szCs w:val="20"/>
          <w:rtl/>
        </w:rPr>
        <w:t xml:space="preserve"> </w:t>
      </w:r>
      <w:r w:rsidRPr="00656C8A">
        <w:rPr>
          <w:rFonts w:cs="B Yekan" w:hint="cs"/>
          <w:sz w:val="20"/>
          <w:szCs w:val="20"/>
          <w:rtl/>
        </w:rPr>
        <w:t xml:space="preserve">موضوع پايان‌نامه‌ام تحت عنوان: </w:t>
      </w:r>
    </w:p>
    <w:p w14:paraId="00EDBB1D" w14:textId="6AD783A6" w:rsidR="00844D2F" w:rsidRPr="00656C8A" w:rsidRDefault="000A109B" w:rsidP="00656C8A">
      <w:pPr>
        <w:bidi/>
        <w:spacing w:after="0" w:line="240" w:lineRule="auto"/>
        <w:jc w:val="both"/>
        <w:rPr>
          <w:rFonts w:cs="B Yekan"/>
          <w:sz w:val="20"/>
          <w:szCs w:val="20"/>
          <w:rtl/>
        </w:rPr>
      </w:pPr>
      <w:r w:rsidRPr="00656C8A">
        <w:rPr>
          <w:rFonts w:cs="B Yekan" w:hint="cs"/>
          <w:sz w:val="20"/>
          <w:szCs w:val="20"/>
          <w:rtl/>
        </w:rPr>
        <w:t xml:space="preserve">و با راهنمایی استاد(ان) راهنما     </w:t>
      </w:r>
      <w:r w:rsidR="008C7838">
        <w:rPr>
          <w:rFonts w:cs="B Yekan" w:hint="cs"/>
          <w:sz w:val="20"/>
          <w:szCs w:val="20"/>
          <w:rtl/>
        </w:rPr>
        <w:t xml:space="preserve">                                        </w:t>
      </w:r>
      <w:r w:rsidRPr="00656C8A">
        <w:rPr>
          <w:rFonts w:cs="B Yekan" w:hint="cs"/>
          <w:sz w:val="20"/>
          <w:szCs w:val="20"/>
          <w:rtl/>
        </w:rPr>
        <w:t xml:space="preserve">و با مشاوره                   </w:t>
      </w:r>
      <w:r w:rsidR="00844D2F" w:rsidRPr="00656C8A">
        <w:rPr>
          <w:rFonts w:cs="B Yekan" w:hint="cs"/>
          <w:sz w:val="20"/>
          <w:szCs w:val="20"/>
          <w:rtl/>
        </w:rPr>
        <w:t xml:space="preserve">   </w:t>
      </w:r>
      <w:r w:rsidRPr="00656C8A">
        <w:rPr>
          <w:rFonts w:cs="B Yekan" w:hint="cs"/>
          <w:sz w:val="20"/>
          <w:szCs w:val="20"/>
          <w:rtl/>
        </w:rPr>
        <w:t xml:space="preserve">       پیشنهاد شده است</w:t>
      </w:r>
      <w:r w:rsidR="00A26056" w:rsidRPr="00656C8A">
        <w:rPr>
          <w:rFonts w:cs="B Yekan" w:hint="cs"/>
          <w:sz w:val="20"/>
          <w:szCs w:val="20"/>
          <w:rtl/>
        </w:rPr>
        <w:t xml:space="preserve"> موارد فوق را </w:t>
      </w:r>
      <w:r w:rsidRPr="00656C8A">
        <w:rPr>
          <w:rFonts w:cs="B Yekan" w:hint="cs"/>
          <w:sz w:val="20"/>
          <w:szCs w:val="20"/>
          <w:rtl/>
        </w:rPr>
        <w:t xml:space="preserve">به دقت </w:t>
      </w:r>
      <w:r w:rsidR="00A26056" w:rsidRPr="00656C8A">
        <w:rPr>
          <w:rFonts w:cs="B Yekan" w:hint="cs"/>
          <w:sz w:val="20"/>
          <w:szCs w:val="20"/>
          <w:rtl/>
        </w:rPr>
        <w:t>مطالعه كرده</w:t>
      </w:r>
      <w:r w:rsidRPr="00656C8A">
        <w:rPr>
          <w:rFonts w:cs="B Yekan" w:hint="eastAsia"/>
          <w:sz w:val="20"/>
          <w:szCs w:val="20"/>
          <w:rtl/>
        </w:rPr>
        <w:t>‌ام</w:t>
      </w:r>
      <w:r w:rsidR="00844D2F" w:rsidRPr="00656C8A">
        <w:rPr>
          <w:rFonts w:cs="B Yekan" w:hint="cs"/>
          <w:sz w:val="20"/>
          <w:szCs w:val="20"/>
          <w:rtl/>
        </w:rPr>
        <w:t xml:space="preserve"> </w:t>
      </w:r>
      <w:r w:rsidR="00A26056" w:rsidRPr="00656C8A">
        <w:rPr>
          <w:rFonts w:cs="B Yekan" w:hint="cs"/>
          <w:sz w:val="20"/>
          <w:szCs w:val="20"/>
          <w:rtl/>
        </w:rPr>
        <w:t>و</w:t>
      </w:r>
      <w:r w:rsidRPr="00656C8A">
        <w:rPr>
          <w:rFonts w:cs="B Yekan" w:hint="cs"/>
          <w:sz w:val="20"/>
          <w:szCs w:val="20"/>
          <w:rtl/>
        </w:rPr>
        <w:t xml:space="preserve"> با آنها موافقم. </w:t>
      </w:r>
      <w:r w:rsidR="00844D2F" w:rsidRPr="00656C8A">
        <w:rPr>
          <w:rFonts w:cs="B Yekan" w:hint="cs"/>
          <w:sz w:val="20"/>
          <w:szCs w:val="20"/>
          <w:rtl/>
        </w:rPr>
        <w:t>ب</w:t>
      </w:r>
      <w:r w:rsidRPr="00656C8A">
        <w:rPr>
          <w:rFonts w:cs="B Yekan" w:hint="cs"/>
          <w:sz w:val="20"/>
          <w:szCs w:val="20"/>
          <w:rtl/>
        </w:rPr>
        <w:t>ديهي است چنانچه تحت هر شرايطي و در هر زمان، دانشگاه خلاف موارد ذكر شده را مشاهده نمايد نسبت به تصميم اتخاذ شده هيچگونه ادعايي نداشته و حق هرگونه اعتراضي را از خود سلب و ساقط مي‌نمايم.</w:t>
      </w:r>
    </w:p>
    <w:p w14:paraId="3B2FF0F9" w14:textId="4E697D84" w:rsidR="00107168" w:rsidRDefault="00844D2F" w:rsidP="00656C8A">
      <w:pPr>
        <w:bidi/>
        <w:spacing w:before="360" w:after="0" w:line="240" w:lineRule="auto"/>
        <w:rPr>
          <w:rFonts w:cs="B Yekan"/>
          <w:sz w:val="20"/>
          <w:szCs w:val="20"/>
          <w:rtl/>
        </w:rPr>
      </w:pPr>
      <w:r w:rsidRPr="00656C8A">
        <w:rPr>
          <w:rFonts w:cs="B Yekan" w:hint="cs"/>
          <w:sz w:val="20"/>
          <w:szCs w:val="20"/>
          <w:rtl/>
        </w:rPr>
        <w:t>نام و نام‌خانوادگي دانشجو:</w:t>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r>
      <w:r w:rsidRPr="00656C8A">
        <w:rPr>
          <w:rFonts w:cs="B Yekan" w:hint="cs"/>
          <w:sz w:val="20"/>
          <w:szCs w:val="20"/>
          <w:rtl/>
        </w:rPr>
        <w:tab/>
        <w:t>تاريخ و امضا:</w:t>
      </w:r>
    </w:p>
    <w:p w14:paraId="393C4518" w14:textId="77777777" w:rsidR="00B176DC" w:rsidRPr="00656C8A" w:rsidRDefault="00B176DC" w:rsidP="00107168">
      <w:pPr>
        <w:bidi/>
        <w:spacing w:before="360" w:after="0" w:line="240" w:lineRule="auto"/>
        <w:rPr>
          <w:rFonts w:cs="B Yekan"/>
          <w:color w:val="008080"/>
          <w:sz w:val="19"/>
          <w:szCs w:val="19"/>
          <w:rtl/>
        </w:rPr>
      </w:pPr>
      <w:r w:rsidRPr="00656C8A">
        <w:rPr>
          <w:rFonts w:cs="B Yekan"/>
          <w:noProof/>
          <w:color w:val="008080"/>
          <w:sz w:val="19"/>
          <w:szCs w:val="19"/>
          <w:lang w:bidi="ar-SA"/>
        </w:rPr>
        <mc:AlternateContent>
          <mc:Choice Requires="wps">
            <w:drawing>
              <wp:inline distT="0" distB="0" distL="0" distR="0" wp14:anchorId="34AA5B7F" wp14:editId="0684ED88">
                <wp:extent cx="5267325" cy="0"/>
                <wp:effectExtent l="0" t="0" r="9525" b="19050"/>
                <wp:docPr id="41" name="Straight Connector 41"/>
                <wp:cNvGraphicFramePr/>
                <a:graphic xmlns:a="http://schemas.openxmlformats.org/drawingml/2006/main">
                  <a:graphicData uri="http://schemas.microsoft.com/office/word/2010/wordprocessingShape">
                    <wps:wsp>
                      <wps:cNvCnPr/>
                      <wps:spPr>
                        <a:xfrm flipH="1">
                          <a:off x="0" y="0"/>
                          <a:ext cx="5267325" cy="0"/>
                        </a:xfrm>
                        <a:prstGeom prst="line">
                          <a:avLst/>
                        </a:prstGeom>
                        <a:ln w="12700">
                          <a:solidFill>
                            <a:srgbClr val="00808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95D3258" id="Straight Connector 41" o:spid="_x0000_s1026" style="flip:x;visibility:visible;mso-wrap-style:square;mso-left-percent:-10001;mso-top-percent:-10001;mso-position-horizontal:absolute;mso-position-horizontal-relative:char;mso-position-vertical:absolute;mso-position-vertical-relative:line;mso-left-percent:-10001;mso-top-percent:-10001" from="0,0" to="414.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" strokecolor="teal" strokeweight="1pt">
                <v:stroke joinstyle="miter"/>
                <w10:anchorlock/>
              </v:line>
            </w:pict>
          </mc:Fallback>
        </mc:AlternateContent>
      </w:r>
    </w:p>
    <w:p w14:paraId="58337758" w14:textId="77777777" w:rsidR="00836A96" w:rsidRDefault="00836A96">
      <w:pPr>
        <w:rPr>
          <w:rFonts w:cs="B Yekan"/>
          <w:color w:val="008080"/>
          <w:sz w:val="24"/>
          <w:rtl/>
        </w:rPr>
      </w:pPr>
      <w:r>
        <w:rPr>
          <w:rFonts w:cs="B Yekan"/>
          <w:color w:val="008080"/>
          <w:sz w:val="24"/>
          <w:rtl/>
        </w:rPr>
        <w:br w:type="page"/>
      </w:r>
    </w:p>
    <w:p w14:paraId="49764BB3" w14:textId="77777777" w:rsidR="00844D2F" w:rsidRDefault="006C3B5F" w:rsidP="00836A96">
      <w:pPr>
        <w:bidi/>
        <w:rPr>
          <w:rFonts w:cs="B Yekan"/>
          <w:color w:val="008080"/>
          <w:sz w:val="24"/>
          <w:rtl/>
        </w:rPr>
      </w:pPr>
      <w:r>
        <w:rPr>
          <w:rFonts w:cs="B Yekan" w:hint="cs"/>
          <w:color w:val="008080"/>
          <w:sz w:val="24"/>
          <w:rtl/>
        </w:rPr>
        <w:lastRenderedPageBreak/>
        <w:t>16</w:t>
      </w:r>
      <w:r w:rsidR="00844D2F" w:rsidRPr="00203B2C">
        <w:rPr>
          <w:rFonts w:cs="B Yekan" w:hint="cs"/>
          <w:color w:val="008080"/>
          <w:sz w:val="24"/>
          <w:rtl/>
        </w:rPr>
        <w:t xml:space="preserve">- </w:t>
      </w:r>
      <w:r w:rsidR="00844D2F">
        <w:rPr>
          <w:rFonts w:cs="B Yekan" w:hint="cs"/>
          <w:color w:val="008080"/>
          <w:sz w:val="24"/>
          <w:rtl/>
        </w:rPr>
        <w:t>تاییدیه‌ها</w:t>
      </w:r>
    </w:p>
    <w:p w14:paraId="5A42FEF9" w14:textId="77777777" w:rsidR="00964176" w:rsidRDefault="00964176" w:rsidP="00844D2F">
      <w:pPr>
        <w:bidi/>
        <w:rPr>
          <w:rFonts w:cs="B Yekan"/>
          <w:sz w:val="20"/>
          <w:szCs w:val="20"/>
          <w:rtl/>
        </w:rPr>
      </w:pPr>
      <w:r w:rsidRPr="0040515F">
        <w:rPr>
          <w:rFonts w:cs="B Yekan" w:hint="eastAsia"/>
          <w:sz w:val="20"/>
          <w:szCs w:val="20"/>
          <w:rtl/>
        </w:rPr>
        <w:t>نام</w:t>
      </w:r>
      <w:r w:rsidRPr="0040515F">
        <w:rPr>
          <w:rFonts w:cs="B Yekan" w:hint="cs"/>
          <w:sz w:val="20"/>
          <w:szCs w:val="20"/>
          <w:rtl/>
        </w:rPr>
        <w:t xml:space="preserve"> و نام خانوادگي</w:t>
      </w:r>
      <w:r>
        <w:rPr>
          <w:rFonts w:cs="B Yekan" w:hint="cs"/>
          <w:sz w:val="20"/>
          <w:szCs w:val="20"/>
          <w:rtl/>
        </w:rPr>
        <w:t xml:space="preserve"> دانشجو</w:t>
      </w:r>
      <w:r w:rsidRPr="0040515F">
        <w:rPr>
          <w:rFonts w:cs="B Yekan"/>
          <w:sz w:val="20"/>
          <w:szCs w:val="20"/>
          <w:rtl/>
        </w:rPr>
        <w:t xml:space="preserve">: </w:t>
      </w:r>
    </w:p>
    <w:p w14:paraId="573C7457" w14:textId="77777777" w:rsidR="00C03A9A" w:rsidRDefault="00C03A9A" w:rsidP="00C03A9A">
      <w:pPr>
        <w:bidi/>
        <w:rPr>
          <w:rFonts w:cs="B Yekan"/>
          <w:sz w:val="20"/>
          <w:szCs w:val="20"/>
          <w:rtl/>
        </w:rPr>
      </w:pPr>
      <w:r>
        <w:rPr>
          <w:rFonts w:cs="B Yekan" w:hint="cs"/>
          <w:sz w:val="20"/>
          <w:szCs w:val="20"/>
          <w:rtl/>
        </w:rPr>
        <w:t xml:space="preserve">عنوان پایان‌نامه: </w:t>
      </w:r>
    </w:p>
    <w:p w14:paraId="45481E4C" w14:textId="77777777" w:rsidR="00844D2F" w:rsidRDefault="00844D2F" w:rsidP="00964176">
      <w:pPr>
        <w:bidi/>
        <w:rPr>
          <w:rFonts w:cs="B Yekan"/>
          <w:color w:val="008080"/>
          <w:sz w:val="24"/>
          <w:rtl/>
        </w:rPr>
      </w:pPr>
      <w:r w:rsidRPr="00844D2F">
        <w:rPr>
          <w:rFonts w:cs="B Yekan" w:hint="cs"/>
          <w:color w:val="008080"/>
          <w:sz w:val="24"/>
          <w:rtl/>
        </w:rPr>
        <w:t>الف)</w:t>
      </w:r>
      <w:r>
        <w:rPr>
          <w:rFonts w:cs="B Yekan" w:hint="cs"/>
          <w:color w:val="008080"/>
          <w:sz w:val="24"/>
          <w:rtl/>
        </w:rPr>
        <w:t xml:space="preserve"> استادان راهنما</w:t>
      </w:r>
    </w:p>
    <w:p w14:paraId="7ABF2AA3" w14:textId="77777777" w:rsidR="00B176DC" w:rsidRDefault="00B176DC" w:rsidP="00B176DC">
      <w:pPr>
        <w:bidi/>
        <w:ind w:left="522"/>
        <w:rPr>
          <w:sz w:val="24"/>
          <w:rtl/>
        </w:rPr>
      </w:pPr>
      <w:r w:rsidRPr="00DF1DB7">
        <w:rPr>
          <w:rFonts w:hint="cs"/>
          <w:sz w:val="24"/>
          <w:rtl/>
        </w:rPr>
        <w:t>استعلام‌های اخذ شده از سامانه همانندجو را بررسی کرده‌ام (درصد همانندی:      )، و پیشنهادنامه مورد تایید است.</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693"/>
        <w:gridCol w:w="2093"/>
      </w:tblGrid>
      <w:tr w:rsidR="00964176" w14:paraId="06611BCB" w14:textId="77777777" w:rsidTr="00964176">
        <w:tc>
          <w:tcPr>
            <w:tcW w:w="3827" w:type="dxa"/>
          </w:tcPr>
          <w:p w14:paraId="12D3B809"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5F47FED2"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6807980D"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r w:rsidR="00964176" w14:paraId="3F23C4A6" w14:textId="77777777" w:rsidTr="00964176">
        <w:tc>
          <w:tcPr>
            <w:tcW w:w="3827" w:type="dxa"/>
          </w:tcPr>
          <w:p w14:paraId="5673F1E4"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3913AC0B"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42BBF145"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5A3BF350" w14:textId="77777777" w:rsidR="0040515F" w:rsidRDefault="0040515F" w:rsidP="0040515F">
      <w:pPr>
        <w:bidi/>
        <w:rPr>
          <w:rFonts w:cs="B Yekan"/>
          <w:color w:val="008080"/>
          <w:sz w:val="24"/>
          <w:rtl/>
        </w:rPr>
      </w:pPr>
      <w:r>
        <w:rPr>
          <w:rFonts w:cs="B Yekan" w:hint="cs"/>
          <w:color w:val="008080"/>
          <w:sz w:val="24"/>
          <w:rtl/>
        </w:rPr>
        <w:t>ب</w:t>
      </w:r>
      <w:r w:rsidRPr="00844D2F">
        <w:rPr>
          <w:rFonts w:cs="B Yekan" w:hint="cs"/>
          <w:color w:val="008080"/>
          <w:sz w:val="24"/>
          <w:rtl/>
        </w:rPr>
        <w:t>)</w:t>
      </w:r>
      <w:r>
        <w:rPr>
          <w:rFonts w:cs="B Yekan" w:hint="cs"/>
          <w:color w:val="008080"/>
          <w:sz w:val="24"/>
          <w:rtl/>
        </w:rPr>
        <w:t xml:space="preserve"> استادان مشاور</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693"/>
        <w:gridCol w:w="2093"/>
      </w:tblGrid>
      <w:tr w:rsidR="00964176" w14:paraId="008CAA5F" w14:textId="77777777" w:rsidTr="0074175C">
        <w:tc>
          <w:tcPr>
            <w:tcW w:w="3827" w:type="dxa"/>
          </w:tcPr>
          <w:p w14:paraId="48F22A31"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0D496362"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53766850"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r w:rsidR="00964176" w14:paraId="174AEDE5" w14:textId="77777777" w:rsidTr="0074175C">
        <w:tc>
          <w:tcPr>
            <w:tcW w:w="3827" w:type="dxa"/>
          </w:tcPr>
          <w:p w14:paraId="2F70A1CE" w14:textId="77777777" w:rsidR="00964176" w:rsidRDefault="00964176" w:rsidP="00964176">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Pr="0040515F">
              <w:rPr>
                <w:rFonts w:cs="B Yekan"/>
                <w:sz w:val="20"/>
                <w:szCs w:val="20"/>
                <w:rtl/>
              </w:rPr>
              <w:t>:</w:t>
            </w:r>
            <w:r>
              <w:rPr>
                <w:rFonts w:cs="B Yekan" w:hint="cs"/>
                <w:sz w:val="20"/>
                <w:szCs w:val="20"/>
                <w:rtl/>
              </w:rPr>
              <w:t xml:space="preserve"> </w:t>
            </w:r>
          </w:p>
        </w:tc>
        <w:tc>
          <w:tcPr>
            <w:tcW w:w="2693" w:type="dxa"/>
          </w:tcPr>
          <w:p w14:paraId="0EFC2485" w14:textId="77777777" w:rsidR="00964176" w:rsidRDefault="00964176" w:rsidP="00964176">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7A11C8A2" w14:textId="77777777" w:rsidR="00964176" w:rsidRDefault="00964176" w:rsidP="00964176">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30952FCD" w14:textId="77777777" w:rsidR="00F74495" w:rsidRDefault="00F74495" w:rsidP="00F74495">
      <w:pPr>
        <w:bidi/>
        <w:rPr>
          <w:rFonts w:cs="B Yekan"/>
          <w:color w:val="008080"/>
          <w:sz w:val="24"/>
          <w:rtl/>
        </w:rPr>
      </w:pPr>
      <w:r>
        <w:rPr>
          <w:rFonts w:cs="B Yekan" w:hint="cs"/>
          <w:color w:val="008080"/>
          <w:sz w:val="24"/>
          <w:rtl/>
        </w:rPr>
        <w:t>ج</w:t>
      </w:r>
      <w:r w:rsidRPr="00844D2F">
        <w:rPr>
          <w:rFonts w:cs="B Yekan" w:hint="cs"/>
          <w:color w:val="008080"/>
          <w:sz w:val="24"/>
          <w:rtl/>
        </w:rPr>
        <w:t>)</w:t>
      </w:r>
      <w:r>
        <w:rPr>
          <w:rFonts w:cs="B Yekan" w:hint="cs"/>
          <w:color w:val="008080"/>
          <w:sz w:val="24"/>
          <w:rtl/>
        </w:rPr>
        <w:t xml:space="preserve"> </w:t>
      </w:r>
      <w:r w:rsidRPr="000D7254">
        <w:rPr>
          <w:rFonts w:cs="B Yekan"/>
          <w:color w:val="008080"/>
          <w:sz w:val="24"/>
          <w:rtl/>
        </w:rPr>
        <w:t>کارشناس پژوهش</w:t>
      </w:r>
    </w:p>
    <w:p w14:paraId="66579B7E" w14:textId="77777777" w:rsidR="00F74495" w:rsidRPr="00DF1DB7" w:rsidRDefault="00F74495" w:rsidP="00F74495">
      <w:pPr>
        <w:bidi/>
        <w:ind w:left="522"/>
        <w:rPr>
          <w:sz w:val="24"/>
          <w:rtl/>
        </w:rPr>
      </w:pPr>
      <w:r w:rsidRPr="00DF1DB7">
        <w:rPr>
          <w:rFonts w:hint="cs"/>
          <w:sz w:val="24"/>
          <w:rtl/>
        </w:rPr>
        <w:t xml:space="preserve">دانشجو دوره  </w:t>
      </w:r>
      <w:r w:rsidRPr="00DF1DB7">
        <w:rPr>
          <w:rFonts w:cstheme="majorBidi"/>
        </w:rPr>
        <w:t>HSE</w:t>
      </w:r>
      <w:r w:rsidRPr="00DF1DB7">
        <w:rPr>
          <w:rFonts w:hint="cs"/>
          <w:rtl/>
        </w:rPr>
        <w:t xml:space="preserve"> </w:t>
      </w:r>
      <w:r w:rsidRPr="00DF1DB7">
        <w:rPr>
          <w:rFonts w:hint="cs"/>
          <w:sz w:val="24"/>
          <w:rtl/>
        </w:rPr>
        <w:t>را با موفقیت گذرانده است.</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2126"/>
        <w:gridCol w:w="1384"/>
      </w:tblGrid>
      <w:tr w:rsidR="00964176" w14:paraId="5F173FAC" w14:textId="77777777" w:rsidTr="00C03A9A">
        <w:tc>
          <w:tcPr>
            <w:tcW w:w="5103" w:type="dxa"/>
          </w:tcPr>
          <w:p w14:paraId="49F530AD" w14:textId="77777777" w:rsidR="00964176" w:rsidRDefault="00964176" w:rsidP="0074175C">
            <w:pPr>
              <w:bidi/>
              <w:spacing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sidR="00C03A9A">
              <w:rPr>
                <w:rFonts w:cs="B Yekan" w:hint="cs"/>
                <w:sz w:val="20"/>
                <w:szCs w:val="20"/>
                <w:rtl/>
              </w:rPr>
              <w:t xml:space="preserve"> کارشناس پژوهش</w:t>
            </w:r>
            <w:r w:rsidRPr="0040515F">
              <w:rPr>
                <w:rFonts w:cs="B Yekan"/>
                <w:sz w:val="20"/>
                <w:szCs w:val="20"/>
                <w:rtl/>
              </w:rPr>
              <w:t>:</w:t>
            </w:r>
            <w:r>
              <w:rPr>
                <w:rFonts w:cs="B Yekan" w:hint="cs"/>
                <w:sz w:val="20"/>
                <w:szCs w:val="20"/>
                <w:rtl/>
              </w:rPr>
              <w:t xml:space="preserve"> </w:t>
            </w:r>
          </w:p>
        </w:tc>
        <w:tc>
          <w:tcPr>
            <w:tcW w:w="2126" w:type="dxa"/>
          </w:tcPr>
          <w:p w14:paraId="5E593902" w14:textId="77777777" w:rsidR="00964176" w:rsidRDefault="00964176" w:rsidP="0074175C">
            <w:pPr>
              <w:bidi/>
              <w:spacing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1384" w:type="dxa"/>
          </w:tcPr>
          <w:p w14:paraId="1FECEB9A" w14:textId="77777777" w:rsidR="00964176" w:rsidRDefault="00964176" w:rsidP="0074175C">
            <w:pPr>
              <w:bidi/>
              <w:spacing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19F28353" w14:textId="77777777" w:rsidR="00B176DC" w:rsidRDefault="00F74495" w:rsidP="00B176DC">
      <w:pPr>
        <w:bidi/>
        <w:rPr>
          <w:rFonts w:cs="B Yekan"/>
          <w:color w:val="008080"/>
          <w:sz w:val="24"/>
          <w:rtl/>
        </w:rPr>
      </w:pPr>
      <w:r>
        <w:rPr>
          <w:rFonts w:cs="B Yekan" w:hint="cs"/>
          <w:color w:val="008080"/>
          <w:sz w:val="24"/>
          <w:rtl/>
        </w:rPr>
        <w:t>د</w:t>
      </w:r>
      <w:r w:rsidR="00B176DC" w:rsidRPr="00844D2F">
        <w:rPr>
          <w:rFonts w:cs="B Yekan" w:hint="cs"/>
          <w:color w:val="008080"/>
          <w:sz w:val="24"/>
          <w:rtl/>
        </w:rPr>
        <w:t>)</w:t>
      </w:r>
      <w:r w:rsidR="00B176DC">
        <w:rPr>
          <w:rFonts w:cs="B Yekan" w:hint="cs"/>
          <w:color w:val="008080"/>
          <w:sz w:val="24"/>
          <w:rtl/>
        </w:rPr>
        <w:t xml:space="preserve"> گروه آموزشی</w:t>
      </w:r>
    </w:p>
    <w:p w14:paraId="07A4D8D4" w14:textId="77777777" w:rsidR="00B176DC" w:rsidRPr="00DF1DB7" w:rsidRDefault="00B176DC" w:rsidP="00C03A9A">
      <w:pPr>
        <w:bidi/>
        <w:ind w:left="522"/>
        <w:rPr>
          <w:sz w:val="24"/>
          <w:rtl/>
        </w:rPr>
      </w:pPr>
      <w:r w:rsidRPr="00DF1DB7">
        <w:rPr>
          <w:rFonts w:hint="cs"/>
          <w:sz w:val="24"/>
          <w:rtl/>
        </w:rPr>
        <w:t xml:space="preserve">پیشنهادنامه در جلسه </w:t>
      </w:r>
      <w:r w:rsidR="00C03A9A">
        <w:rPr>
          <w:rFonts w:hint="cs"/>
          <w:sz w:val="24"/>
          <w:rtl/>
        </w:rPr>
        <w:t>شماره</w:t>
      </w:r>
      <w:r w:rsidRPr="00DF1DB7">
        <w:rPr>
          <w:rFonts w:hint="cs"/>
          <w:sz w:val="24"/>
          <w:rtl/>
        </w:rPr>
        <w:t xml:space="preserve">        گروه آموزشی   </w:t>
      </w:r>
      <w:r w:rsidR="00172F3F">
        <w:rPr>
          <w:rFonts w:hint="cs"/>
          <w:sz w:val="24"/>
          <w:rtl/>
        </w:rPr>
        <w:t xml:space="preserve">     </w:t>
      </w:r>
      <w:r w:rsidRPr="00DF1DB7">
        <w:rPr>
          <w:rFonts w:hint="cs"/>
          <w:sz w:val="24"/>
          <w:rtl/>
        </w:rPr>
        <w:t xml:space="preserve">          مورخ                 مورد تصویب قرارگرفت.      </w:t>
      </w:r>
    </w:p>
    <w:tbl>
      <w:tblPr>
        <w:tblStyle w:val="TableGrid"/>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268"/>
        <w:gridCol w:w="2093"/>
      </w:tblGrid>
      <w:tr w:rsidR="00C03A9A" w14:paraId="50BA7CEB" w14:textId="77777777" w:rsidTr="00C03A9A">
        <w:tc>
          <w:tcPr>
            <w:tcW w:w="4252" w:type="dxa"/>
          </w:tcPr>
          <w:p w14:paraId="5A1EF00A" w14:textId="77777777" w:rsidR="00C03A9A" w:rsidRDefault="00C03A9A" w:rsidP="00C03A9A">
            <w:pPr>
              <w:bidi/>
              <w:spacing w:before="240" w:after="600"/>
              <w:rPr>
                <w:rFonts w:cs="B Yekan"/>
                <w:sz w:val="18"/>
                <w:szCs w:val="18"/>
                <w:rtl/>
              </w:rPr>
            </w:pPr>
            <w:r w:rsidRPr="0040515F">
              <w:rPr>
                <w:rFonts w:cs="B Yekan" w:hint="eastAsia"/>
                <w:sz w:val="20"/>
                <w:szCs w:val="20"/>
                <w:rtl/>
              </w:rPr>
              <w:t>نام</w:t>
            </w:r>
            <w:r w:rsidRPr="0040515F">
              <w:rPr>
                <w:rFonts w:cs="B Yekan" w:hint="cs"/>
                <w:sz w:val="20"/>
                <w:szCs w:val="20"/>
                <w:rtl/>
              </w:rPr>
              <w:t xml:space="preserve"> و نام خانوادگي</w:t>
            </w:r>
            <w:r>
              <w:rPr>
                <w:rFonts w:cs="B Yekan" w:hint="cs"/>
                <w:sz w:val="20"/>
                <w:szCs w:val="20"/>
                <w:rtl/>
              </w:rPr>
              <w:t xml:space="preserve"> مدیر گروه</w:t>
            </w:r>
            <w:r w:rsidRPr="0040515F">
              <w:rPr>
                <w:rFonts w:cs="B Yekan"/>
                <w:sz w:val="20"/>
                <w:szCs w:val="20"/>
                <w:rtl/>
              </w:rPr>
              <w:t>:</w:t>
            </w:r>
            <w:r>
              <w:rPr>
                <w:rFonts w:cs="B Yekan" w:hint="cs"/>
                <w:sz w:val="20"/>
                <w:szCs w:val="20"/>
                <w:rtl/>
              </w:rPr>
              <w:t xml:space="preserve"> </w:t>
            </w:r>
          </w:p>
        </w:tc>
        <w:tc>
          <w:tcPr>
            <w:tcW w:w="2268" w:type="dxa"/>
          </w:tcPr>
          <w:p w14:paraId="6FEBA438" w14:textId="77777777" w:rsidR="00C03A9A" w:rsidRDefault="00C03A9A" w:rsidP="00C03A9A">
            <w:pPr>
              <w:bidi/>
              <w:spacing w:before="240" w:after="600"/>
              <w:rPr>
                <w:rFonts w:cs="B Yekan"/>
                <w:sz w:val="18"/>
                <w:szCs w:val="18"/>
                <w:rtl/>
              </w:rPr>
            </w:pPr>
            <w:r w:rsidRPr="0040515F">
              <w:rPr>
                <w:rFonts w:cs="B Yekan" w:hint="eastAsia"/>
                <w:sz w:val="20"/>
                <w:szCs w:val="20"/>
                <w:rtl/>
              </w:rPr>
              <w:t>امضا</w:t>
            </w:r>
            <w:r w:rsidRPr="0040515F">
              <w:rPr>
                <w:rFonts w:cs="B Yekan"/>
                <w:sz w:val="20"/>
                <w:szCs w:val="20"/>
                <w:rtl/>
              </w:rPr>
              <w:t>:</w:t>
            </w:r>
            <w:r>
              <w:rPr>
                <w:rFonts w:cs="B Yekan" w:hint="cs"/>
                <w:sz w:val="20"/>
                <w:szCs w:val="20"/>
                <w:rtl/>
              </w:rPr>
              <w:t xml:space="preserve"> </w:t>
            </w:r>
          </w:p>
        </w:tc>
        <w:tc>
          <w:tcPr>
            <w:tcW w:w="2093" w:type="dxa"/>
          </w:tcPr>
          <w:p w14:paraId="3E07EA76" w14:textId="77777777" w:rsidR="00C03A9A" w:rsidRDefault="00C03A9A" w:rsidP="00C03A9A">
            <w:pPr>
              <w:bidi/>
              <w:spacing w:before="240" w:after="600"/>
              <w:rPr>
                <w:rFonts w:cs="B Yekan"/>
                <w:sz w:val="18"/>
                <w:szCs w:val="18"/>
                <w:rtl/>
              </w:rPr>
            </w:pPr>
            <w:r w:rsidRPr="0040515F">
              <w:rPr>
                <w:rFonts w:cs="B Yekan" w:hint="eastAsia"/>
                <w:sz w:val="20"/>
                <w:szCs w:val="20"/>
                <w:rtl/>
              </w:rPr>
              <w:t>تاريخ</w:t>
            </w:r>
            <w:r w:rsidRPr="0040515F">
              <w:rPr>
                <w:rFonts w:cs="B Yekan"/>
                <w:sz w:val="20"/>
                <w:szCs w:val="20"/>
                <w:rtl/>
              </w:rPr>
              <w:t>:</w:t>
            </w:r>
            <w:r>
              <w:rPr>
                <w:rFonts w:cs="B Yekan" w:hint="cs"/>
                <w:sz w:val="20"/>
                <w:szCs w:val="20"/>
                <w:rtl/>
              </w:rPr>
              <w:t xml:space="preserve"> </w:t>
            </w:r>
          </w:p>
        </w:tc>
      </w:tr>
    </w:tbl>
    <w:p w14:paraId="1D572B39" w14:textId="77777777" w:rsidR="00DF1DB7" w:rsidRDefault="00DF1DB7" w:rsidP="00DF1DB7">
      <w:pPr>
        <w:bidi/>
        <w:rPr>
          <w:rFonts w:cs="B Yekan"/>
          <w:color w:val="008080"/>
          <w:sz w:val="24"/>
          <w:rtl/>
        </w:rPr>
      </w:pPr>
      <w:r>
        <w:rPr>
          <w:rFonts w:cs="B Yekan" w:hint="cs"/>
          <w:color w:val="008080"/>
          <w:sz w:val="24"/>
          <w:rtl/>
        </w:rPr>
        <w:t>ه</w:t>
      </w:r>
      <w:r w:rsidRPr="00844D2F">
        <w:rPr>
          <w:rFonts w:cs="B Yekan" w:hint="cs"/>
          <w:color w:val="008080"/>
          <w:sz w:val="24"/>
          <w:rtl/>
        </w:rPr>
        <w:t>)</w:t>
      </w:r>
      <w:r>
        <w:rPr>
          <w:rFonts w:cs="B Yekan" w:hint="cs"/>
          <w:color w:val="008080"/>
          <w:sz w:val="24"/>
          <w:rtl/>
        </w:rPr>
        <w:t xml:space="preserve"> تحصیلات تکمیلی</w:t>
      </w:r>
    </w:p>
    <w:p w14:paraId="3421FA1B" w14:textId="77777777" w:rsidR="00D145EA" w:rsidRPr="00D145EA" w:rsidRDefault="00D145EA" w:rsidP="00D145EA">
      <w:pPr>
        <w:bidi/>
        <w:ind w:left="522"/>
        <w:rPr>
          <w:rFonts w:ascii="Calibri" w:eastAsia="Calibri" w:hAnsi="Calibri"/>
          <w:sz w:val="24"/>
          <w:rtl/>
        </w:rPr>
      </w:pPr>
      <w:r w:rsidRPr="00D145EA">
        <w:rPr>
          <w:rFonts w:ascii="Calibri" w:eastAsia="Calibri" w:hAnsi="Calibri" w:hint="cs"/>
          <w:sz w:val="24"/>
          <w:rtl/>
        </w:rPr>
        <w:t>پیشنهادنامه در جلسه شماره        شورای تحصیلات تکمیلی دانشگاه مورخ                 مورد بررسی قرار گرفت و:</w:t>
      </w:r>
    </w:p>
    <w:p w14:paraId="1684B3D4" w14:textId="77777777" w:rsidR="00D145EA" w:rsidRPr="00D145EA" w:rsidRDefault="00D145EA" w:rsidP="00D145EA">
      <w:pPr>
        <w:bidi/>
        <w:ind w:left="522" w:right="-426"/>
        <w:rPr>
          <w:rFonts w:ascii="Calibri" w:eastAsia="Calibri" w:hAnsi="Calibri"/>
          <w:szCs w:val="22"/>
          <w:rtl/>
        </w:rPr>
      </w:pPr>
      <w:r w:rsidRPr="00D145EA">
        <w:rPr>
          <w:rFonts w:ascii="Calibri" w:eastAsia="Calibri" w:hAnsi="Calibri" w:cs="B Yekan" w:hint="cs"/>
          <w:noProof/>
          <w:sz w:val="20"/>
          <w:szCs w:val="20"/>
          <w:rtl/>
          <w:lang w:bidi="ar-SA"/>
        </w:rPr>
        <mc:AlternateContent>
          <mc:Choice Requires="wps">
            <w:drawing>
              <wp:anchor distT="0" distB="0" distL="114300" distR="114300" simplePos="0" relativeHeight="251687936" behindDoc="0" locked="0" layoutInCell="1" allowOverlap="1" wp14:anchorId="34993E71" wp14:editId="75FD4C30">
                <wp:simplePos x="0" y="0"/>
                <wp:positionH relativeFrom="column">
                  <wp:posOffset>5281930</wp:posOffset>
                </wp:positionH>
                <wp:positionV relativeFrom="paragraph">
                  <wp:posOffset>27305</wp:posOffset>
                </wp:positionV>
                <wp:extent cx="114300" cy="1143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3B2574E5" id="Rectangle 42" o:spid="_x0000_s1026" style="position:absolute;margin-left:415.9pt;margin-top:2.15pt;width:9pt;height: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" filled="f" strokecolor="windowText" strokeweight="1pt"/>
            </w:pict>
          </mc:Fallback>
        </mc:AlternateContent>
      </w:r>
      <w:r w:rsidRPr="00D145EA">
        <w:rPr>
          <w:rFonts w:ascii="Calibri" w:eastAsia="Calibri" w:hAnsi="Calibri" w:cs="B Yekan" w:hint="cs"/>
          <w:noProof/>
          <w:sz w:val="20"/>
          <w:szCs w:val="20"/>
          <w:rtl/>
          <w:lang w:bidi="ar-SA"/>
        </w:rPr>
        <mc:AlternateContent>
          <mc:Choice Requires="wps">
            <w:drawing>
              <wp:anchor distT="0" distB="0" distL="114300" distR="114300" simplePos="0" relativeHeight="251688960" behindDoc="0" locked="0" layoutInCell="1" allowOverlap="1" wp14:anchorId="1160D729" wp14:editId="4B2AEDFA">
                <wp:simplePos x="0" y="0"/>
                <wp:positionH relativeFrom="column">
                  <wp:posOffset>377825</wp:posOffset>
                </wp:positionH>
                <wp:positionV relativeFrom="paragraph">
                  <wp:posOffset>27305</wp:posOffset>
                </wp:positionV>
                <wp:extent cx="114300"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42802E8" id="Rectangle 43" o:spid="_x0000_s1026" style="position:absolute;margin-left:29.75pt;margin-top:2.15pt;width:9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" filled="f" strokecolor="windowText" strokeweight="1pt"/>
            </w:pict>
          </mc:Fallback>
        </mc:AlternateContent>
      </w:r>
      <w:r w:rsidRPr="00D145EA">
        <w:rPr>
          <w:rFonts w:ascii="Calibri" w:eastAsia="Calibri" w:hAnsi="Calibri" w:cs="B Yekan" w:hint="cs"/>
          <w:noProof/>
          <w:sz w:val="20"/>
          <w:szCs w:val="20"/>
          <w:rtl/>
          <w:lang w:bidi="ar-SA"/>
        </w:rPr>
        <mc:AlternateContent>
          <mc:Choice Requires="wps">
            <w:drawing>
              <wp:anchor distT="0" distB="0" distL="114300" distR="114300" simplePos="0" relativeHeight="251689984" behindDoc="0" locked="0" layoutInCell="1" allowOverlap="1" wp14:anchorId="48F85E7F" wp14:editId="7B4DFD55">
                <wp:simplePos x="0" y="0"/>
                <wp:positionH relativeFrom="column">
                  <wp:posOffset>2225675</wp:posOffset>
                </wp:positionH>
                <wp:positionV relativeFrom="paragraph">
                  <wp:posOffset>27305</wp:posOffset>
                </wp:positionV>
                <wp:extent cx="114300" cy="11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6DAEF678" id="Rectangle 44" o:spid="_x0000_s1026" style="position:absolute;margin-left:175.25pt;margin-top:2.15pt;width:9pt;height: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" filled="f" strokecolor="windowText" strokeweight="1pt"/>
            </w:pict>
          </mc:Fallback>
        </mc:AlternateContent>
      </w:r>
      <w:r w:rsidRPr="00D145EA">
        <w:rPr>
          <w:rFonts w:ascii="Calibri" w:eastAsia="Calibri" w:hAnsi="Calibri" w:cs="B Yekan" w:hint="cs"/>
          <w:noProof/>
          <w:sz w:val="20"/>
          <w:szCs w:val="20"/>
          <w:rtl/>
          <w:lang w:bidi="ar-SA"/>
        </w:rPr>
        <mc:AlternateContent>
          <mc:Choice Requires="wps">
            <w:drawing>
              <wp:anchor distT="0" distB="0" distL="114300" distR="114300" simplePos="0" relativeHeight="251691008" behindDoc="0" locked="0" layoutInCell="1" allowOverlap="1" wp14:anchorId="79FCA5DA" wp14:editId="6C73A5B0">
                <wp:simplePos x="0" y="0"/>
                <wp:positionH relativeFrom="column">
                  <wp:posOffset>3997325</wp:posOffset>
                </wp:positionH>
                <wp:positionV relativeFrom="paragraph">
                  <wp:posOffset>27305</wp:posOffset>
                </wp:positionV>
                <wp:extent cx="114300" cy="1143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14300" cy="1143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CE49E04" id="Rectangle 45" o:spid="_x0000_s1026" style="position:absolute;margin-left:314.75pt;margin-top:2.15pt;width:9pt;height: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" filled="f" strokecolor="windowText" strokeweight="1pt"/>
            </w:pict>
          </mc:Fallback>
        </mc:AlternateContent>
      </w:r>
      <w:r w:rsidRPr="00D145EA">
        <w:rPr>
          <w:rFonts w:ascii="Calibri" w:eastAsia="Calibri" w:hAnsi="Calibri" w:hint="cs"/>
          <w:szCs w:val="22"/>
          <w:rtl/>
        </w:rPr>
        <w:t xml:space="preserve">    با شکل فعلی تصویب شد.      مشروط به اصلاح فرمت تصویب شد.        نیاز به اصلاحات و بررسی مجدد دارد.        تصویب نشد.</w:t>
      </w:r>
    </w:p>
    <w:tbl>
      <w:tblPr>
        <w:tblStyle w:val="TableGrid1"/>
        <w:bidiVisual/>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1"/>
        <w:gridCol w:w="1843"/>
        <w:gridCol w:w="959"/>
      </w:tblGrid>
      <w:tr w:rsidR="00D145EA" w:rsidRPr="00D145EA" w14:paraId="6E4CDF24" w14:textId="77777777" w:rsidTr="0074175C">
        <w:tc>
          <w:tcPr>
            <w:tcW w:w="5811" w:type="dxa"/>
          </w:tcPr>
          <w:p w14:paraId="7BF39392"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نام</w:t>
            </w:r>
            <w:r w:rsidRPr="00D145EA">
              <w:rPr>
                <w:rFonts w:ascii="Calibri" w:eastAsia="Calibri" w:hAnsi="Calibri" w:cs="B Yekan" w:hint="cs"/>
                <w:sz w:val="20"/>
                <w:szCs w:val="20"/>
                <w:rtl/>
              </w:rPr>
              <w:t xml:space="preserve"> و نام خانوادگي مدیر تحصیلات تکمیلی دانشگاه</w:t>
            </w:r>
            <w:r w:rsidRPr="00D145EA">
              <w:rPr>
                <w:rFonts w:ascii="Calibri" w:eastAsia="Calibri" w:hAnsi="Calibri" w:cs="B Yekan"/>
                <w:sz w:val="20"/>
                <w:szCs w:val="20"/>
                <w:rtl/>
              </w:rPr>
              <w:t>:</w:t>
            </w:r>
          </w:p>
        </w:tc>
        <w:tc>
          <w:tcPr>
            <w:tcW w:w="1843" w:type="dxa"/>
          </w:tcPr>
          <w:p w14:paraId="4A7133C9"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امضا</w:t>
            </w:r>
            <w:r w:rsidRPr="00D145EA">
              <w:rPr>
                <w:rFonts w:ascii="Calibri" w:eastAsia="Calibri" w:hAnsi="Calibri" w:cs="B Yekan"/>
                <w:sz w:val="20"/>
                <w:szCs w:val="20"/>
                <w:rtl/>
              </w:rPr>
              <w:t>:</w:t>
            </w:r>
            <w:r w:rsidRPr="00D145EA">
              <w:rPr>
                <w:rFonts w:ascii="Calibri" w:eastAsia="Calibri" w:hAnsi="Calibri" w:cs="B Yekan" w:hint="cs"/>
                <w:sz w:val="20"/>
                <w:szCs w:val="20"/>
                <w:rtl/>
              </w:rPr>
              <w:t xml:space="preserve"> </w:t>
            </w:r>
          </w:p>
        </w:tc>
        <w:tc>
          <w:tcPr>
            <w:tcW w:w="959" w:type="dxa"/>
          </w:tcPr>
          <w:p w14:paraId="73DC87A6" w14:textId="77777777" w:rsidR="00D145EA" w:rsidRPr="00D145EA" w:rsidRDefault="00D145EA" w:rsidP="00D145EA">
            <w:pPr>
              <w:bidi/>
              <w:spacing w:after="600"/>
              <w:rPr>
                <w:rFonts w:ascii="Calibri" w:eastAsia="Calibri" w:hAnsi="Calibri" w:cs="B Yekan"/>
                <w:sz w:val="18"/>
                <w:szCs w:val="18"/>
                <w:rtl/>
              </w:rPr>
            </w:pPr>
            <w:r w:rsidRPr="00D145EA">
              <w:rPr>
                <w:rFonts w:ascii="Calibri" w:eastAsia="Calibri" w:hAnsi="Calibri" w:cs="B Yekan" w:hint="eastAsia"/>
                <w:sz w:val="20"/>
                <w:szCs w:val="20"/>
                <w:rtl/>
              </w:rPr>
              <w:t>تاريخ</w:t>
            </w:r>
            <w:r w:rsidRPr="00D145EA">
              <w:rPr>
                <w:rFonts w:ascii="Calibri" w:eastAsia="Calibri" w:hAnsi="Calibri" w:cs="B Yekan"/>
                <w:sz w:val="20"/>
                <w:szCs w:val="20"/>
                <w:rtl/>
              </w:rPr>
              <w:t>:</w:t>
            </w:r>
            <w:r w:rsidRPr="00D145EA">
              <w:rPr>
                <w:rFonts w:ascii="Calibri" w:eastAsia="Calibri" w:hAnsi="Calibri" w:cs="B Yekan" w:hint="cs"/>
                <w:sz w:val="20"/>
                <w:szCs w:val="20"/>
                <w:rtl/>
              </w:rPr>
              <w:t xml:space="preserve"> </w:t>
            </w:r>
          </w:p>
        </w:tc>
      </w:tr>
    </w:tbl>
    <w:p w14:paraId="16196164" w14:textId="77777777" w:rsidR="00C03A9A" w:rsidRDefault="00C03A9A" w:rsidP="00C03A9A">
      <w:pPr>
        <w:bidi/>
        <w:ind w:left="522" w:right="-426"/>
        <w:rPr>
          <w:rFonts w:cs="B Yekan"/>
          <w:color w:val="008080"/>
          <w:sz w:val="24"/>
          <w:rtl/>
        </w:rPr>
      </w:pPr>
    </w:p>
    <w:sectPr w:rsidR="00C03A9A" w:rsidSect="00C03A9A">
      <w:footerReference w:type="default" r:id="rId12"/>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RT Pack 20 DVDs" w:date="2024-09-23T16:56:00Z" w:initials="MP2D">
    <w:p w14:paraId="0B9517D3" w14:textId="4C88F9D3" w:rsidR="001D6997" w:rsidRDefault="001D6997" w:rsidP="001D6997">
      <w:pPr>
        <w:pStyle w:val="CommentText"/>
        <w:bidi/>
        <w:rPr>
          <w:lang w:bidi="ku-Arab-IQ"/>
        </w:rPr>
      </w:pPr>
      <w:r>
        <w:rPr>
          <w:rStyle w:val="CommentReference"/>
        </w:rPr>
        <w:annotationRef/>
      </w:r>
      <w:r>
        <w:rPr>
          <w:rFonts w:hint="cs"/>
          <w:rtl/>
          <w:lang w:bidi="ku-Arab-IQ"/>
        </w:rPr>
        <w:t>من عنوان دقیق‌تری برای پایان‌نامه انتخاب کردم.</w:t>
      </w:r>
    </w:p>
  </w:comment>
  <w:comment w:id="28" w:author="MRT Pack 20 DVDs" w:date="2024-09-23T16:55:00Z" w:initials="MP2D">
    <w:p w14:paraId="26F04156" w14:textId="71D5EBFC" w:rsidR="002A0D02" w:rsidRDefault="002A0D02" w:rsidP="00DC3142">
      <w:pPr>
        <w:pStyle w:val="CommentText"/>
        <w:bidi/>
        <w:rPr>
          <w:rtl/>
          <w:lang w:bidi="ku-Arab-IQ"/>
        </w:rPr>
      </w:pPr>
      <w:r>
        <w:rPr>
          <w:rStyle w:val="CommentReference"/>
        </w:rPr>
        <w:annotationRef/>
      </w:r>
      <w:r>
        <w:rPr>
          <w:rFonts w:hint="cs"/>
          <w:rtl/>
          <w:lang w:bidi="ku-Arab-IQ"/>
        </w:rPr>
        <w:t>متن دارای ایرادهای نگارشی تکراری بود که فکر کنم عمدتاً به‌دلیل کپی‌برداری از جایی دیگر روی داده بودند. من این ایرادها را در این بخش اصلاح کردم، شما موارد مشابه در دیگر بخش‌ها را هم اصلاح کنید.</w:t>
      </w:r>
    </w:p>
  </w:comment>
  <w:comment w:id="58" w:author="MRT Pack 20 DVDs" w:date="2024-09-23T16:55:00Z" w:initials="MP2D">
    <w:p w14:paraId="738B8722" w14:textId="4AF4A5F9" w:rsidR="00546CEC" w:rsidRDefault="00546CEC" w:rsidP="00DC3142">
      <w:pPr>
        <w:pStyle w:val="CommentText"/>
        <w:bidi/>
        <w:rPr>
          <w:rtl/>
          <w:lang w:bidi="ku-Arab-IQ"/>
        </w:rPr>
      </w:pPr>
      <w:r>
        <w:rPr>
          <w:rStyle w:val="CommentReference"/>
        </w:rPr>
        <w:annotationRef/>
      </w:r>
      <w:r>
        <w:rPr>
          <w:rFonts w:hint="cs"/>
          <w:rtl/>
        </w:rPr>
        <w:t xml:space="preserve">من </w:t>
      </w:r>
      <w:r>
        <w:rPr>
          <w:rFonts w:hint="cs"/>
          <w:rtl/>
          <w:lang w:bidi="ku-Arab-IQ"/>
        </w:rPr>
        <w:t>واژگان کلیدی را بازنویسی کردم.</w:t>
      </w:r>
    </w:p>
    <w:p w14:paraId="26901381" w14:textId="5FB08C5C" w:rsidR="00546CEC" w:rsidRDefault="00546CEC" w:rsidP="00DC3142">
      <w:pPr>
        <w:pStyle w:val="CommentText"/>
        <w:bidi/>
        <w:rPr>
          <w:rtl/>
          <w:lang w:bidi="ku-Arab-IQ"/>
        </w:rPr>
      </w:pPr>
      <w:r>
        <w:rPr>
          <w:rFonts w:hint="cs"/>
          <w:rtl/>
          <w:lang w:bidi="ku-Arab-IQ"/>
        </w:rPr>
        <w:t xml:space="preserve">در کل بهتر است به‌جای عبارت «شبکه‌های عصبی» بیشتر از عبارت «یادگیری عمیق» استفاده شود. همچنین نیازی نیست روی </w:t>
      </w:r>
      <w:r>
        <w:rPr>
          <w:lang w:bidi="ku-Arab-IQ"/>
        </w:rPr>
        <w:t>CNN</w:t>
      </w:r>
      <w:r>
        <w:rPr>
          <w:rFonts w:hint="cs"/>
          <w:rtl/>
          <w:lang w:bidi="ku-Arab-IQ"/>
        </w:rPr>
        <w:t xml:space="preserve">ها تاکید شود، شاید لازم باشد از مثلاً </w:t>
      </w:r>
      <w:r>
        <w:rPr>
          <w:lang w:bidi="ku-Arab-IQ"/>
        </w:rPr>
        <w:t>RNN</w:t>
      </w:r>
      <w:r>
        <w:rPr>
          <w:rFonts w:hint="cs"/>
          <w:rtl/>
          <w:lang w:bidi="ku-Arab-IQ"/>
        </w:rPr>
        <w:t xml:space="preserve"> استفاده کنیم.</w:t>
      </w:r>
    </w:p>
  </w:comment>
  <w:comment w:id="61" w:author="MRT Pack 20 DVDs" w:date="2024-09-23T16:55:00Z" w:initials="MP2D">
    <w:p w14:paraId="18AEA8D0" w14:textId="295BEFA2" w:rsidR="00870DE0" w:rsidRDefault="00870DE0" w:rsidP="00DC3142">
      <w:pPr>
        <w:pStyle w:val="CommentText"/>
        <w:bidi/>
        <w:rPr>
          <w:lang w:bidi="ku-Arab-IQ"/>
        </w:rPr>
      </w:pPr>
      <w:r>
        <w:rPr>
          <w:rStyle w:val="CommentReference"/>
        </w:rPr>
        <w:annotationRef/>
      </w:r>
      <w:r>
        <w:rPr>
          <w:rFonts w:hint="cs"/>
          <w:rtl/>
        </w:rPr>
        <w:t>؟</w:t>
      </w:r>
    </w:p>
  </w:comment>
  <w:comment w:id="64" w:author="MRT Pack 20 DVDs" w:date="2024-09-23T19:45:00Z" w:initials="MP2D">
    <w:p w14:paraId="6C7F0BA5" w14:textId="069857A3" w:rsidR="00027DD7" w:rsidRDefault="00027DD7" w:rsidP="009D44F5">
      <w:pPr>
        <w:pStyle w:val="CommentText"/>
        <w:bidi/>
        <w:rPr>
          <w:lang w:bidi="ku-Arab-IQ"/>
        </w:rPr>
      </w:pPr>
      <w:r>
        <w:rPr>
          <w:rStyle w:val="CommentReference"/>
        </w:rPr>
        <w:annotationRef/>
      </w:r>
      <w:r>
        <w:rPr>
          <w:rFonts w:hint="cs"/>
          <w:rtl/>
        </w:rPr>
        <w:t>م</w:t>
      </w:r>
      <w:r>
        <w:rPr>
          <w:rFonts w:hint="cs"/>
          <w:rtl/>
          <w:lang w:bidi="ku-Arab-IQ"/>
        </w:rPr>
        <w:t>طمئن بشید که همه مقالاتی که از یادگیری عمیق</w:t>
      </w:r>
      <w:r w:rsidR="009D44F5">
        <w:rPr>
          <w:rFonts w:hint="cs"/>
          <w:rtl/>
          <w:lang w:bidi="ku-Arab-IQ"/>
        </w:rPr>
        <w:t xml:space="preserve"> استفاده کرده‌اند، معرفی شده‌اند؛ برای این بخش می‌توانید از بخش </w:t>
      </w:r>
      <w:r w:rsidR="009D44F5">
        <w:rPr>
          <w:lang w:bidi="ku-Arab-IQ"/>
        </w:rPr>
        <w:t>Literature Review</w:t>
      </w:r>
      <w:r w:rsidR="009D44F5">
        <w:rPr>
          <w:rFonts w:hint="cs"/>
          <w:rtl/>
          <w:lang w:bidi="ku-Arab-IQ"/>
        </w:rPr>
        <w:t xml:space="preserve"> یکی از مقالات (مثلاً مقابه مرجع خودمان) استفاده کنید، </w:t>
      </w:r>
      <w:r w:rsidR="009D44F5">
        <w:rPr>
          <w:lang w:bidi="ku-Arab-IQ"/>
        </w:rPr>
        <w:t>Literature Review</w:t>
      </w:r>
      <w:r w:rsidR="009D44F5">
        <w:rPr>
          <w:rFonts w:hint="cs"/>
          <w:rtl/>
          <w:lang w:bidi="ku-Arab-IQ"/>
        </w:rPr>
        <w:t xml:space="preserve"> معمولاً در بخش </w:t>
      </w:r>
      <w:r w:rsidR="009D44F5">
        <w:rPr>
          <w:lang w:bidi="ku-Arab-IQ"/>
        </w:rPr>
        <w:t>Introduction</w:t>
      </w:r>
      <w:r w:rsidR="009D44F5">
        <w:rPr>
          <w:rFonts w:hint="cs"/>
          <w:rtl/>
          <w:lang w:bidi="ku-Arab-IQ"/>
        </w:rPr>
        <w:t xml:space="preserve"> یا در یک بخش مجزا انجام می‌شود</w:t>
      </w:r>
      <w:r>
        <w:rPr>
          <w:rFonts w:hint="cs"/>
          <w:rtl/>
          <w:lang w:bidi="ku-Arab-IQ"/>
        </w:rPr>
        <w:t>.</w:t>
      </w:r>
      <w:bookmarkStart w:id="65" w:name="_GoBack"/>
      <w:bookmarkEnd w:id="65"/>
      <w:r>
        <w:rPr>
          <w:rFonts w:hint="cs"/>
          <w:rtl/>
          <w:lang w:bidi="ku-Arab-IQ"/>
        </w:rPr>
        <w:t xml:space="preserve"> به‌ویژه به‌طور خاص‌تر مقاله اصلی مورد نظر خودمان در یک پاراگراف مجزا معرفی شود.</w:t>
      </w:r>
    </w:p>
  </w:comment>
  <w:comment w:id="66" w:author="MRT Pack 20 DVDs" w:date="2024-09-23T16:55:00Z" w:initials="MP2D">
    <w:p w14:paraId="4B15A370" w14:textId="64C94746" w:rsidR="00DD467D" w:rsidRDefault="00DD467D" w:rsidP="00DC3142">
      <w:pPr>
        <w:pStyle w:val="CommentText"/>
        <w:bidi/>
        <w:rPr>
          <w:lang w:bidi="ku-Arab-IQ"/>
        </w:rPr>
      </w:pPr>
      <w:r>
        <w:rPr>
          <w:rStyle w:val="CommentReference"/>
        </w:rPr>
        <w:annotationRef/>
      </w:r>
      <w:r>
        <w:rPr>
          <w:rFonts w:hint="cs"/>
          <w:rtl/>
        </w:rPr>
        <w:t>؟</w:t>
      </w:r>
    </w:p>
  </w:comment>
  <w:comment w:id="67" w:author="MRT Pack 20 DVDs" w:date="2024-09-23T16:55:00Z" w:initials="MP2D">
    <w:p w14:paraId="18C03993" w14:textId="3CA242EA" w:rsidR="00DD467D" w:rsidRDefault="00DD467D" w:rsidP="00DC3142">
      <w:pPr>
        <w:pStyle w:val="CommentText"/>
        <w:bidi/>
        <w:rPr>
          <w:lang w:bidi="ku-Arab-IQ"/>
        </w:rPr>
      </w:pPr>
      <w:r>
        <w:rPr>
          <w:rStyle w:val="CommentReference"/>
        </w:rPr>
        <w:annotationRef/>
      </w:r>
      <w:r>
        <w:rPr>
          <w:rFonts w:hint="cs"/>
          <w:rtl/>
          <w:lang w:bidi="ku-Arab-IQ"/>
        </w:rPr>
        <w:t>این جمله مقدماتی است و در اینجا جای ندارد، در این بخش باید به پیشینه پژوهش (یعنی کارهایی که قبلاً در این زمینه انجام شده است) پرداخت، نه معرفی و اهمیت موضوع.</w:t>
      </w:r>
    </w:p>
  </w:comment>
  <w:comment w:id="68" w:author="MRT Pack 20 DVDs" w:date="2024-09-23T16:55:00Z" w:initials="MP2D">
    <w:p w14:paraId="2DFBF2D6" w14:textId="00453504" w:rsidR="00FD6EF6" w:rsidRDefault="00FD6EF6" w:rsidP="00DC3142">
      <w:pPr>
        <w:pStyle w:val="CommentText"/>
        <w:bidi/>
      </w:pPr>
      <w:r>
        <w:rPr>
          <w:rFonts w:hint="cs"/>
          <w:rtl/>
        </w:rPr>
        <w:t xml:space="preserve">به </w:t>
      </w:r>
      <w:r>
        <w:rPr>
          <w:rStyle w:val="CommentReference"/>
        </w:rPr>
        <w:annotationRef/>
      </w:r>
      <w:r>
        <w:rPr>
          <w:rFonts w:hint="cs"/>
          <w:rtl/>
        </w:rPr>
        <w:t>مراجع مربوطه ارجاع شود.</w:t>
      </w:r>
    </w:p>
  </w:comment>
  <w:comment w:id="82" w:author="MRT Pack 20 DVDs" w:date="2024-09-23T16:55:00Z" w:initials="MP2D">
    <w:p w14:paraId="003A8CC5" w14:textId="77777777" w:rsidR="005B036E" w:rsidRDefault="005B036E" w:rsidP="00DC3142">
      <w:pPr>
        <w:pStyle w:val="CommentText"/>
        <w:bidi/>
        <w:rPr>
          <w:rtl/>
          <w:lang w:bidi="ku-Arab-IQ"/>
        </w:rPr>
      </w:pPr>
      <w:r>
        <w:rPr>
          <w:rStyle w:val="CommentReference"/>
        </w:rPr>
        <w:annotationRef/>
      </w:r>
      <w:r>
        <w:rPr>
          <w:rFonts w:hint="cs"/>
          <w:rtl/>
        </w:rPr>
        <w:t>به نظر من روی کاهش زمان آموزش تاکید نشود، چون در عمل هم اهمیت چندانی ندارد.</w:t>
      </w:r>
    </w:p>
    <w:p w14:paraId="355E99D8" w14:textId="69EC7A9F" w:rsidR="005B036E" w:rsidRDefault="005B036E" w:rsidP="00DC3142">
      <w:pPr>
        <w:pStyle w:val="CommentText"/>
        <w:bidi/>
        <w:rPr>
          <w:rtl/>
          <w:lang w:bidi="ku-Arab-IQ"/>
        </w:rPr>
      </w:pPr>
      <w:r>
        <w:rPr>
          <w:rFonts w:hint="cs"/>
          <w:rtl/>
          <w:lang w:bidi="ku-Arab-IQ"/>
        </w:rPr>
        <w:t xml:space="preserve">بهتر است به‌جای آن به تشخیص خطا در حضور </w:t>
      </w:r>
      <w:r>
        <w:rPr>
          <w:lang w:bidi="ku-Arab-IQ"/>
        </w:rPr>
        <w:t>MPPT</w:t>
      </w:r>
      <w:r>
        <w:rPr>
          <w:rFonts w:hint="cs"/>
          <w:rtl/>
          <w:lang w:bidi="ku-Arab-IQ"/>
        </w:rPr>
        <w:t xml:space="preserve"> اشاره کرد.</w:t>
      </w:r>
    </w:p>
    <w:p w14:paraId="00A7BE74" w14:textId="5CD38DA3" w:rsidR="000F23FB" w:rsidRDefault="006431AC" w:rsidP="00DC3142">
      <w:pPr>
        <w:pStyle w:val="CommentText"/>
        <w:bidi/>
        <w:rPr>
          <w:rtl/>
          <w:lang w:bidi="ku-Arab-IQ"/>
        </w:rPr>
      </w:pPr>
      <w:r>
        <w:rPr>
          <w:rFonts w:hint="cs"/>
          <w:rtl/>
          <w:lang w:bidi="ku-Arab-IQ"/>
        </w:rPr>
        <w:t>من</w:t>
      </w:r>
      <w:r w:rsidR="000F23FB">
        <w:rPr>
          <w:rFonts w:hint="cs"/>
          <w:rtl/>
          <w:lang w:bidi="ku-Arab-IQ"/>
        </w:rPr>
        <w:t xml:space="preserve"> اهداف پژوهش را در قالب سه بیان </w:t>
      </w:r>
      <w:r>
        <w:rPr>
          <w:rFonts w:hint="cs"/>
          <w:rtl/>
          <w:lang w:bidi="ku-Arab-IQ"/>
        </w:rPr>
        <w:t>کرده‌ام، درصورت تمایل می‌توانید شما موارد دیگری هم به این بخش اضافه کنید.</w:t>
      </w:r>
    </w:p>
  </w:comment>
  <w:comment w:id="83" w:author="MRT Pack 20 DVDs" w:date="2024-09-23T16:55:00Z" w:initials="MP2D">
    <w:p w14:paraId="30F81180" w14:textId="7F3B2F99" w:rsidR="00844C2A" w:rsidRDefault="00844C2A" w:rsidP="00DC3142">
      <w:pPr>
        <w:pStyle w:val="CommentText"/>
        <w:bidi/>
        <w:rPr>
          <w:rtl/>
          <w:lang w:bidi="ku-Arab-IQ"/>
        </w:rPr>
      </w:pPr>
      <w:r>
        <w:rPr>
          <w:rStyle w:val="CommentReference"/>
        </w:rPr>
        <w:annotationRef/>
      </w:r>
      <w:r>
        <w:rPr>
          <w:rFonts w:hint="cs"/>
          <w:rtl/>
          <w:lang w:bidi="ku-Arab-IQ"/>
        </w:rPr>
        <w:t>لازم است روش تحقیق بیشتر باز شود. برای این منظور می‌توان روال کلی روش مرجع مورد نظر را ملاک قرار داد. همچنین به مسئله شبیه‌سازی برای تولید داده هم اشاره شود.</w:t>
      </w:r>
    </w:p>
  </w:comment>
  <w:comment w:id="84" w:author="MRT Pack 20 DVDs" w:date="2024-09-23T16:55:00Z" w:initials="MP2D">
    <w:p w14:paraId="22E97AC5" w14:textId="34C17947" w:rsidR="00D92957" w:rsidRDefault="00D92957" w:rsidP="00DC3142">
      <w:pPr>
        <w:pStyle w:val="CommentText"/>
        <w:bidi/>
        <w:rPr>
          <w:lang w:bidi="ku-Arab-IQ"/>
        </w:rPr>
      </w:pPr>
      <w:r>
        <w:rPr>
          <w:rStyle w:val="CommentReference"/>
        </w:rPr>
        <w:annotationRef/>
      </w:r>
      <w:r>
        <w:rPr>
          <w:rFonts w:hint="cs"/>
          <w:rtl/>
        </w:rPr>
        <w:t>حتما این بخش تکمیل شود.</w:t>
      </w:r>
    </w:p>
  </w:comment>
  <w:comment w:id="85" w:author="MRT Pack 20 DVDs" w:date="2024-09-23T16:55:00Z" w:initials="MP2D">
    <w:p w14:paraId="59FFC1B1" w14:textId="4BA4F8D5" w:rsidR="00D92957" w:rsidRDefault="00D92957" w:rsidP="00DC3142">
      <w:pPr>
        <w:pStyle w:val="CommentText"/>
        <w:bidi/>
        <w:rPr>
          <w:lang w:bidi="ku-Arab-IQ"/>
        </w:rPr>
      </w:pPr>
      <w:r>
        <w:rPr>
          <w:rStyle w:val="CommentReference"/>
        </w:rPr>
        <w:annotationRef/>
      </w:r>
      <w:r>
        <w:rPr>
          <w:rFonts w:hint="cs"/>
          <w:rtl/>
        </w:rPr>
        <w:t>این بخش هم تکمیل شود.</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79CBEF" w14:textId="77777777" w:rsidR="00DB3B5C" w:rsidRDefault="00DB3B5C" w:rsidP="008C733C">
      <w:pPr>
        <w:spacing w:after="0" w:line="240" w:lineRule="auto"/>
      </w:pPr>
      <w:r>
        <w:separator/>
      </w:r>
    </w:p>
  </w:endnote>
  <w:endnote w:type="continuationSeparator" w:id="0">
    <w:p w14:paraId="20BF492C" w14:textId="77777777" w:rsidR="00DB3B5C" w:rsidRDefault="00DB3B5C" w:rsidP="008C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embedRegular r:id="rId1" w:fontKey="{0A7E694D-B034-44B1-BCFC-2972AE6912BC}"/>
    <w:embedBold r:id="rId2" w:fontKey="{7BF1F890-DA6F-47B4-97BA-1F4B7C3F20F4}"/>
  </w:font>
  <w:font w:name="B Nazanin">
    <w:panose1 w:val="00000400000000000000"/>
    <w:charset w:val="B2"/>
    <w:family w:val="auto"/>
    <w:pitch w:val="variable"/>
    <w:sig w:usb0="00002001" w:usb1="80000000" w:usb2="00000008" w:usb3="00000000" w:csb0="00000040" w:csb1="00000000"/>
    <w:embedRegular r:id="rId3" w:fontKey="{D22A2C0A-7A4F-4995-832D-843177E84A79}"/>
    <w:embedBold r:id="rId4" w:fontKey="{9FA65403-F517-4D2B-B4F9-9F765F82356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2B810DBF-22B3-4C14-B377-AFF3AECDDC94}"/>
  </w:font>
  <w:font w:name="B Zar">
    <w:panose1 w:val="00000400000000000000"/>
    <w:charset w:val="B2"/>
    <w:family w:val="auto"/>
    <w:pitch w:val="variable"/>
    <w:sig w:usb0="00002001" w:usb1="80000000" w:usb2="00000008" w:usb3="00000000" w:csb0="00000040" w:csb1="00000000"/>
    <w:embedBold r:id="rId6" w:fontKey="{0B26992E-CAE0-4453-AE86-6A030D4FCD70}"/>
  </w:font>
  <w:font w:name="B Yekan">
    <w:panose1 w:val="00000400000000000000"/>
    <w:charset w:val="B2"/>
    <w:family w:val="auto"/>
    <w:pitch w:val="variable"/>
    <w:sig w:usb0="00002001" w:usb1="80000000" w:usb2="00000008" w:usb3="00000000" w:csb0="00000040" w:csb1="00000000"/>
    <w:embedRegular r:id="rId7" w:fontKey="{46BCEDB4-D1C3-4DE6-B5BC-3D0BD5A076AF}"/>
  </w:font>
  <w:font w:name="B Koodak">
    <w:panose1 w:val="00000700000000000000"/>
    <w:charset w:val="B2"/>
    <w:family w:val="auto"/>
    <w:pitch w:val="variable"/>
    <w:sig w:usb0="00002001" w:usb1="80000000" w:usb2="00000008" w:usb3="00000000" w:csb0="00000040" w:csb1="00000000"/>
    <w:embedRegular r:id="rId8" w:fontKey="{AC969F4F-5F8A-4938-A62A-2D7BD8FED1D9}"/>
  </w:font>
  <w:font w:name="Cambria">
    <w:panose1 w:val="02040503050406030204"/>
    <w:charset w:val="00"/>
    <w:family w:val="roman"/>
    <w:pitch w:val="variable"/>
    <w:sig w:usb0="E00006FF" w:usb1="420024FF" w:usb2="02000000" w:usb3="00000000" w:csb0="0000019F" w:csb1="00000000"/>
    <w:embedRegular r:id="rId9" w:fontKey="{B514EACE-45CB-4008-8CAE-15D4791FA9F6}"/>
  </w:font>
  <w:font w:name="Traditional Arabic">
    <w:panose1 w:val="02020603050405020304"/>
    <w:charset w:val="00"/>
    <w:family w:val="roman"/>
    <w:pitch w:val="variable"/>
    <w:sig w:usb0="00002003" w:usb1="80000000" w:usb2="00000008" w:usb3="00000000" w:csb0="00000041" w:csb1="00000000"/>
    <w:embedRegular r:id="rId10" w:fontKey="{56D4D88C-39F1-4B63-B91F-2671ACCD35C7}"/>
  </w:font>
  <w:font w:name="Calibri Light">
    <w:panose1 w:val="020F0302020204030204"/>
    <w:charset w:val="00"/>
    <w:family w:val="swiss"/>
    <w:pitch w:val="variable"/>
    <w:sig w:usb0="E4002EFF" w:usb1="C000247B" w:usb2="00000009" w:usb3="00000000" w:csb0="000001FF" w:csb1="00000000"/>
    <w:embedRegular r:id="rId11" w:fontKey="{A77E5EDC-52C3-4F66-8139-BCF63559743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866050795"/>
      <w:docPartObj>
        <w:docPartGallery w:val="Page Numbers (Bottom of Page)"/>
        <w:docPartUnique/>
      </w:docPartObj>
    </w:sdtPr>
    <w:sdtEndPr>
      <w:rPr>
        <w:noProof/>
      </w:rPr>
    </w:sdtEndPr>
    <w:sdtContent>
      <w:p w14:paraId="5A537554" w14:textId="77777777" w:rsidR="00C03A9A" w:rsidRDefault="00C03A9A" w:rsidP="00C03A9A">
        <w:pPr>
          <w:pStyle w:val="Footer"/>
          <w:bidi/>
          <w:jc w:val="right"/>
        </w:pPr>
        <w:r w:rsidRPr="00C03A9A">
          <w:rPr>
            <w:rFonts w:cs="B Yekan"/>
          </w:rPr>
          <w:fldChar w:fldCharType="begin"/>
        </w:r>
        <w:r w:rsidRPr="00C03A9A">
          <w:rPr>
            <w:rFonts w:cs="B Yekan"/>
          </w:rPr>
          <w:instrText xml:space="preserve"> PAGE   \* MERGEFORMAT </w:instrText>
        </w:r>
        <w:r w:rsidRPr="00C03A9A">
          <w:rPr>
            <w:rFonts w:cs="B Yekan"/>
          </w:rPr>
          <w:fldChar w:fldCharType="separate"/>
        </w:r>
        <w:r w:rsidR="009D44F5">
          <w:rPr>
            <w:rFonts w:cs="B Yekan"/>
            <w:noProof/>
            <w:rtl/>
          </w:rPr>
          <w:t>3</w:t>
        </w:r>
        <w:r w:rsidRPr="00C03A9A">
          <w:rPr>
            <w:rFonts w:cs="B Yekan"/>
            <w:noProof/>
          </w:rPr>
          <w:fldChar w:fldCharType="end"/>
        </w:r>
      </w:p>
    </w:sdtContent>
  </w:sdt>
  <w:p w14:paraId="4EC8F1A7" w14:textId="77777777" w:rsidR="00C03A9A" w:rsidRDefault="00C03A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5B931" w14:textId="77777777" w:rsidR="00DB3B5C" w:rsidRDefault="00DB3B5C" w:rsidP="008C733C">
      <w:pPr>
        <w:spacing w:after="0" w:line="240" w:lineRule="auto"/>
      </w:pPr>
      <w:r>
        <w:separator/>
      </w:r>
    </w:p>
  </w:footnote>
  <w:footnote w:type="continuationSeparator" w:id="0">
    <w:p w14:paraId="174EC22A" w14:textId="77777777" w:rsidR="00DB3B5C" w:rsidRDefault="00DB3B5C" w:rsidP="008C73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71922"/>
    <w:multiLevelType w:val="hybridMultilevel"/>
    <w:tmpl w:val="5A8C2C76"/>
    <w:lvl w:ilvl="0" w:tplc="FFFFFFFF">
      <w:numFmt w:val="bullet"/>
      <w:lvlText w:val="-"/>
      <w:lvlJc w:val="left"/>
      <w:pPr>
        <w:ind w:left="720" w:hanging="360"/>
      </w:pPr>
      <w:rPr>
        <w:rFonts w:ascii="Calibri" w:eastAsia="Calibri" w:hAnsi="Calibri" w:cs="B Nazani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112A3E13"/>
    <w:multiLevelType w:val="hybridMultilevel"/>
    <w:tmpl w:val="9A34331E"/>
    <w:lvl w:ilvl="0" w:tplc="5C50BF1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A26F4"/>
    <w:multiLevelType w:val="hybridMultilevel"/>
    <w:tmpl w:val="46F21CA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35FB2F1B"/>
    <w:multiLevelType w:val="hybridMultilevel"/>
    <w:tmpl w:val="105C1E9A"/>
    <w:lvl w:ilvl="0" w:tplc="04090005">
      <w:start w:val="1"/>
      <w:numFmt w:val="bullet"/>
      <w:lvlText w:val=""/>
      <w:lvlJc w:val="left"/>
      <w:pPr>
        <w:ind w:left="1418" w:hanging="360"/>
      </w:pPr>
      <w:rPr>
        <w:rFonts w:ascii="Wingdings" w:hAnsi="Wingdings" w:hint="default"/>
      </w:rPr>
    </w:lvl>
    <w:lvl w:ilvl="1" w:tplc="6A6E5C54">
      <w:numFmt w:val="bullet"/>
      <w:lvlText w:val="-"/>
      <w:lvlJc w:val="left"/>
      <w:pPr>
        <w:ind w:left="2138" w:hanging="360"/>
      </w:pPr>
      <w:rPr>
        <w:rFonts w:ascii="Times New Roman" w:eastAsia="Times New Roman" w:hAnsi="Times New Roman" w:cs="B Nazanin"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4">
    <w:nsid w:val="37D0661A"/>
    <w:multiLevelType w:val="hybridMultilevel"/>
    <w:tmpl w:val="6E181C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ED5C36"/>
    <w:multiLevelType w:val="hybridMultilevel"/>
    <w:tmpl w:val="E27A1E5E"/>
    <w:lvl w:ilvl="0" w:tplc="46DA98F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417996"/>
    <w:multiLevelType w:val="hybridMultilevel"/>
    <w:tmpl w:val="8728A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E75AB6"/>
    <w:multiLevelType w:val="hybridMultilevel"/>
    <w:tmpl w:val="A0488B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446F9F"/>
    <w:multiLevelType w:val="hybridMultilevel"/>
    <w:tmpl w:val="FDC629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912D54"/>
    <w:multiLevelType w:val="hybridMultilevel"/>
    <w:tmpl w:val="6E5AD99C"/>
    <w:lvl w:ilvl="0" w:tplc="FFFFFFFF">
      <w:numFmt w:val="bullet"/>
      <w:lvlText w:val="-"/>
      <w:lvlJc w:val="left"/>
      <w:pPr>
        <w:ind w:left="720" w:hanging="360"/>
      </w:pPr>
      <w:rPr>
        <w:rFonts w:ascii="Times New Roman" w:eastAsia="Times New Roman" w:hAnsi="Times New Roman" w:cs="B Nazani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4"/>
  </w:num>
  <w:num w:numId="5">
    <w:abstractNumId w:val="8"/>
  </w:num>
  <w:num w:numId="6">
    <w:abstractNumId w:val="7"/>
  </w:num>
  <w:num w:numId="7">
    <w:abstractNumId w:val="5"/>
  </w:num>
  <w:num w:numId="8">
    <w:abstractNumId w:val="1"/>
  </w:num>
  <w:num w:numId="9">
    <w:abstractNumId w:val="3"/>
  </w:num>
  <w:num w:numId="1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proofState w:spelling="clean" w:grammar="clean"/>
  <w:trackRevisions/>
  <w:doNotTrackMoves/>
  <w:doNotTrackFormatting/>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EF4"/>
    <w:rsid w:val="0002254C"/>
    <w:rsid w:val="00022E3E"/>
    <w:rsid w:val="00027DD7"/>
    <w:rsid w:val="0003497C"/>
    <w:rsid w:val="00037FD9"/>
    <w:rsid w:val="000523D2"/>
    <w:rsid w:val="0007554E"/>
    <w:rsid w:val="000938F8"/>
    <w:rsid w:val="000963E1"/>
    <w:rsid w:val="000A109B"/>
    <w:rsid w:val="000A270F"/>
    <w:rsid w:val="000B0D7B"/>
    <w:rsid w:val="000B77B3"/>
    <w:rsid w:val="000C290A"/>
    <w:rsid w:val="000D7254"/>
    <w:rsid w:val="000E619B"/>
    <w:rsid w:val="000F23FB"/>
    <w:rsid w:val="000F272F"/>
    <w:rsid w:val="00107168"/>
    <w:rsid w:val="001330C1"/>
    <w:rsid w:val="00172F3F"/>
    <w:rsid w:val="0018098B"/>
    <w:rsid w:val="00187B03"/>
    <w:rsid w:val="001B6968"/>
    <w:rsid w:val="001D6997"/>
    <w:rsid w:val="001E27D3"/>
    <w:rsid w:val="00203B2C"/>
    <w:rsid w:val="00215331"/>
    <w:rsid w:val="00243B1A"/>
    <w:rsid w:val="00262331"/>
    <w:rsid w:val="0026380B"/>
    <w:rsid w:val="00281944"/>
    <w:rsid w:val="00293DEE"/>
    <w:rsid w:val="002A0D02"/>
    <w:rsid w:val="002B06D5"/>
    <w:rsid w:val="002B1EC7"/>
    <w:rsid w:val="002B6ECC"/>
    <w:rsid w:val="002C4494"/>
    <w:rsid w:val="002C5F27"/>
    <w:rsid w:val="00301BA3"/>
    <w:rsid w:val="00353BA9"/>
    <w:rsid w:val="003756F8"/>
    <w:rsid w:val="003A5663"/>
    <w:rsid w:val="003B2F2A"/>
    <w:rsid w:val="003D2454"/>
    <w:rsid w:val="003E5672"/>
    <w:rsid w:val="0040515F"/>
    <w:rsid w:val="00444CED"/>
    <w:rsid w:val="00452A8F"/>
    <w:rsid w:val="004635E7"/>
    <w:rsid w:val="00463B26"/>
    <w:rsid w:val="00464174"/>
    <w:rsid w:val="004A019B"/>
    <w:rsid w:val="004A44E6"/>
    <w:rsid w:val="004B49A6"/>
    <w:rsid w:val="004D44BB"/>
    <w:rsid w:val="004E79B2"/>
    <w:rsid w:val="00500A25"/>
    <w:rsid w:val="00501087"/>
    <w:rsid w:val="00507611"/>
    <w:rsid w:val="00545FF7"/>
    <w:rsid w:val="00546CEC"/>
    <w:rsid w:val="00561803"/>
    <w:rsid w:val="00565B6E"/>
    <w:rsid w:val="00577B24"/>
    <w:rsid w:val="005B036E"/>
    <w:rsid w:val="005B4CD1"/>
    <w:rsid w:val="005B4ED0"/>
    <w:rsid w:val="005C05D2"/>
    <w:rsid w:val="005C33C5"/>
    <w:rsid w:val="005C5C07"/>
    <w:rsid w:val="00610CD6"/>
    <w:rsid w:val="00616442"/>
    <w:rsid w:val="00622DD2"/>
    <w:rsid w:val="0063373A"/>
    <w:rsid w:val="006431AC"/>
    <w:rsid w:val="00643E92"/>
    <w:rsid w:val="00656C8A"/>
    <w:rsid w:val="00672841"/>
    <w:rsid w:val="006B35AE"/>
    <w:rsid w:val="006B7CE1"/>
    <w:rsid w:val="006C3B5F"/>
    <w:rsid w:val="006C7668"/>
    <w:rsid w:val="006F33A8"/>
    <w:rsid w:val="006F58D2"/>
    <w:rsid w:val="00701889"/>
    <w:rsid w:val="0072339E"/>
    <w:rsid w:val="007268A8"/>
    <w:rsid w:val="00726B57"/>
    <w:rsid w:val="00743A6F"/>
    <w:rsid w:val="00744A66"/>
    <w:rsid w:val="00782B17"/>
    <w:rsid w:val="007A4C9E"/>
    <w:rsid w:val="007A7612"/>
    <w:rsid w:val="007D5CD9"/>
    <w:rsid w:val="007E094A"/>
    <w:rsid w:val="007E15DA"/>
    <w:rsid w:val="0080399D"/>
    <w:rsid w:val="00836A96"/>
    <w:rsid w:val="0084207D"/>
    <w:rsid w:val="00844C2A"/>
    <w:rsid w:val="00844D2F"/>
    <w:rsid w:val="008472BE"/>
    <w:rsid w:val="008601B2"/>
    <w:rsid w:val="00865079"/>
    <w:rsid w:val="00870DE0"/>
    <w:rsid w:val="008747F4"/>
    <w:rsid w:val="008832FD"/>
    <w:rsid w:val="00896A94"/>
    <w:rsid w:val="008A40C0"/>
    <w:rsid w:val="008A4C96"/>
    <w:rsid w:val="008B549D"/>
    <w:rsid w:val="008B6708"/>
    <w:rsid w:val="008C733C"/>
    <w:rsid w:val="008C7838"/>
    <w:rsid w:val="008E5CD8"/>
    <w:rsid w:val="008F1D66"/>
    <w:rsid w:val="00902AA5"/>
    <w:rsid w:val="009079D4"/>
    <w:rsid w:val="00941BA4"/>
    <w:rsid w:val="00947DAB"/>
    <w:rsid w:val="009512B6"/>
    <w:rsid w:val="00956B79"/>
    <w:rsid w:val="00964176"/>
    <w:rsid w:val="00980EFA"/>
    <w:rsid w:val="009914AE"/>
    <w:rsid w:val="009A58F2"/>
    <w:rsid w:val="009D44F5"/>
    <w:rsid w:val="009D6F8D"/>
    <w:rsid w:val="009E0918"/>
    <w:rsid w:val="009F2DA3"/>
    <w:rsid w:val="00A26056"/>
    <w:rsid w:val="00A3287F"/>
    <w:rsid w:val="00A7723E"/>
    <w:rsid w:val="00A860B6"/>
    <w:rsid w:val="00A907BE"/>
    <w:rsid w:val="00A9086A"/>
    <w:rsid w:val="00A95165"/>
    <w:rsid w:val="00AB26A4"/>
    <w:rsid w:val="00AC4069"/>
    <w:rsid w:val="00AE1E85"/>
    <w:rsid w:val="00AE349D"/>
    <w:rsid w:val="00B060EF"/>
    <w:rsid w:val="00B176DC"/>
    <w:rsid w:val="00B20FA0"/>
    <w:rsid w:val="00B261E9"/>
    <w:rsid w:val="00B72766"/>
    <w:rsid w:val="00B94903"/>
    <w:rsid w:val="00BC2029"/>
    <w:rsid w:val="00BD5180"/>
    <w:rsid w:val="00BE2B55"/>
    <w:rsid w:val="00BE6FC8"/>
    <w:rsid w:val="00BE7B6F"/>
    <w:rsid w:val="00C03A9A"/>
    <w:rsid w:val="00C062D7"/>
    <w:rsid w:val="00C128F9"/>
    <w:rsid w:val="00C155E0"/>
    <w:rsid w:val="00C342A6"/>
    <w:rsid w:val="00C56078"/>
    <w:rsid w:val="00C62251"/>
    <w:rsid w:val="00C64FC3"/>
    <w:rsid w:val="00C94B71"/>
    <w:rsid w:val="00CA1929"/>
    <w:rsid w:val="00CA4E00"/>
    <w:rsid w:val="00CE6A6E"/>
    <w:rsid w:val="00D0744F"/>
    <w:rsid w:val="00D10F13"/>
    <w:rsid w:val="00D145EA"/>
    <w:rsid w:val="00D3241B"/>
    <w:rsid w:val="00D35755"/>
    <w:rsid w:val="00D45B49"/>
    <w:rsid w:val="00D74DFA"/>
    <w:rsid w:val="00D92957"/>
    <w:rsid w:val="00DB3B5C"/>
    <w:rsid w:val="00DC0F40"/>
    <w:rsid w:val="00DC3142"/>
    <w:rsid w:val="00DD063D"/>
    <w:rsid w:val="00DD1B4B"/>
    <w:rsid w:val="00DD467D"/>
    <w:rsid w:val="00DE2EF4"/>
    <w:rsid w:val="00DE3103"/>
    <w:rsid w:val="00DF1DB7"/>
    <w:rsid w:val="00E42942"/>
    <w:rsid w:val="00E5264B"/>
    <w:rsid w:val="00E72602"/>
    <w:rsid w:val="00E93FAD"/>
    <w:rsid w:val="00EB5157"/>
    <w:rsid w:val="00ED195E"/>
    <w:rsid w:val="00ED7D45"/>
    <w:rsid w:val="00F13A10"/>
    <w:rsid w:val="00F15729"/>
    <w:rsid w:val="00F22A36"/>
    <w:rsid w:val="00F34B6A"/>
    <w:rsid w:val="00F37695"/>
    <w:rsid w:val="00F47F96"/>
    <w:rsid w:val="00F62379"/>
    <w:rsid w:val="00F74495"/>
    <w:rsid w:val="00FB38E3"/>
    <w:rsid w:val="00FB5BB1"/>
    <w:rsid w:val="00FD6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2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A96"/>
    <w:rPr>
      <w:rFonts w:asciiTheme="majorBidi" w:hAnsiTheme="majorBidi" w:cs="B Nazanin"/>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F4"/>
    <w:rPr>
      <w:lang w:bidi="fa-IR"/>
    </w:rPr>
  </w:style>
  <w:style w:type="paragraph" w:styleId="ListParagraph">
    <w:name w:val="List Paragraph"/>
    <w:basedOn w:val="Normal"/>
    <w:uiPriority w:val="34"/>
    <w:qFormat/>
    <w:rsid w:val="0080399D"/>
    <w:pPr>
      <w:ind w:left="720"/>
      <w:contextualSpacing/>
    </w:pPr>
  </w:style>
  <w:style w:type="paragraph" w:styleId="BalloonText">
    <w:name w:val="Balloon Text"/>
    <w:basedOn w:val="Normal"/>
    <w:link w:val="BalloonTextChar"/>
    <w:uiPriority w:val="99"/>
    <w:semiHidden/>
    <w:unhideWhenUsed/>
    <w:rsid w:val="003A5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663"/>
    <w:rPr>
      <w:rFonts w:ascii="Tahoma" w:hAnsi="Tahoma" w:cs="Tahoma"/>
      <w:sz w:val="16"/>
      <w:szCs w:val="16"/>
      <w:lang w:bidi="fa-IR"/>
    </w:rPr>
  </w:style>
  <w:style w:type="paragraph" w:styleId="NormalWeb">
    <w:name w:val="Normal (Web)"/>
    <w:basedOn w:val="Normal"/>
    <w:uiPriority w:val="99"/>
    <w:semiHidden/>
    <w:unhideWhenUsed/>
    <w:rsid w:val="001330C1"/>
    <w:pPr>
      <w:spacing w:before="100" w:beforeAutospacing="1" w:after="100" w:afterAutospacing="1" w:line="240" w:lineRule="auto"/>
    </w:pPr>
    <w:rPr>
      <w:rFonts w:ascii="Times New Roman" w:eastAsia="Times New Roman" w:hAnsi="Times New Roman" w:cs="Times New Roman"/>
      <w:sz w:val="24"/>
      <w:lang w:bidi="ar-SA"/>
    </w:rPr>
  </w:style>
  <w:style w:type="character" w:styleId="Hyperlink">
    <w:name w:val="Hyperlink"/>
    <w:basedOn w:val="DefaultParagraphFont"/>
    <w:uiPriority w:val="99"/>
    <w:semiHidden/>
    <w:unhideWhenUsed/>
    <w:rsid w:val="001330C1"/>
    <w:rPr>
      <w:color w:val="0000FF"/>
      <w:u w:val="single"/>
    </w:rPr>
  </w:style>
  <w:style w:type="paragraph" w:styleId="NoSpacing">
    <w:name w:val="No Spacing"/>
    <w:uiPriority w:val="1"/>
    <w:qFormat/>
    <w:rsid w:val="008C733C"/>
    <w:pPr>
      <w:spacing w:after="0" w:line="240" w:lineRule="auto"/>
    </w:pPr>
    <w:rPr>
      <w:lang w:bidi="fa-IR"/>
    </w:rPr>
  </w:style>
  <w:style w:type="paragraph" w:styleId="FootnoteText">
    <w:name w:val="footnote text"/>
    <w:basedOn w:val="Normal"/>
    <w:link w:val="FootnoteTextChar"/>
    <w:uiPriority w:val="99"/>
    <w:semiHidden/>
    <w:unhideWhenUsed/>
    <w:rsid w:val="008C733C"/>
    <w:pPr>
      <w:widowControl w:val="0"/>
      <w:bidi/>
      <w:spacing w:after="0" w:line="240" w:lineRule="auto"/>
      <w:ind w:firstLine="289"/>
      <w:jc w:val="lowKashida"/>
    </w:pPr>
    <w:rPr>
      <w:rFonts w:ascii="Times New Roman" w:hAnsi="Times New Roman"/>
      <w:sz w:val="20"/>
      <w:szCs w:val="20"/>
      <w:lang w:bidi="ar-SA"/>
    </w:rPr>
  </w:style>
  <w:style w:type="character" w:customStyle="1" w:styleId="FootnoteTextChar">
    <w:name w:val="Footnote Text Char"/>
    <w:basedOn w:val="DefaultParagraphFont"/>
    <w:link w:val="FootnoteText"/>
    <w:uiPriority w:val="99"/>
    <w:semiHidden/>
    <w:rsid w:val="008C733C"/>
    <w:rPr>
      <w:rFonts w:ascii="Times New Roman" w:hAnsi="Times New Roman" w:cs="B Nazanin"/>
      <w:sz w:val="20"/>
      <w:szCs w:val="20"/>
    </w:rPr>
  </w:style>
  <w:style w:type="character" w:styleId="FootnoteReference">
    <w:name w:val="footnote reference"/>
    <w:basedOn w:val="DefaultParagraphFont"/>
    <w:uiPriority w:val="99"/>
    <w:semiHidden/>
    <w:unhideWhenUsed/>
    <w:rsid w:val="008C733C"/>
    <w:rPr>
      <w:vertAlign w:val="superscript"/>
    </w:rPr>
  </w:style>
  <w:style w:type="paragraph" w:styleId="Title">
    <w:name w:val="Title"/>
    <w:basedOn w:val="Normal"/>
    <w:link w:val="TitleChar"/>
    <w:qFormat/>
    <w:rsid w:val="00B176DC"/>
    <w:pPr>
      <w:bidi/>
      <w:spacing w:after="0" w:line="240" w:lineRule="auto"/>
      <w:jc w:val="center"/>
    </w:pPr>
    <w:rPr>
      <w:rFonts w:ascii="Times New Roman" w:eastAsia="Times New Roman" w:hAnsi="Times New Roman" w:cs="B Zar"/>
      <w:b/>
      <w:bCs/>
      <w:sz w:val="36"/>
      <w:szCs w:val="36"/>
      <w:lang w:bidi="ar-SA"/>
    </w:rPr>
  </w:style>
  <w:style w:type="character" w:customStyle="1" w:styleId="TitleChar">
    <w:name w:val="Title Char"/>
    <w:basedOn w:val="DefaultParagraphFont"/>
    <w:link w:val="Title"/>
    <w:rsid w:val="00B176DC"/>
    <w:rPr>
      <w:rFonts w:ascii="Times New Roman" w:eastAsia="Times New Roman" w:hAnsi="Times New Roman" w:cs="B Zar"/>
      <w:b/>
      <w:bCs/>
      <w:sz w:val="36"/>
      <w:szCs w:val="36"/>
    </w:rPr>
  </w:style>
  <w:style w:type="table" w:styleId="TableGrid">
    <w:name w:val="Table Grid"/>
    <w:basedOn w:val="TableNormal"/>
    <w:uiPriority w:val="39"/>
    <w:rsid w:val="00865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03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A9A"/>
    <w:rPr>
      <w:lang w:bidi="fa-IR"/>
    </w:rPr>
  </w:style>
  <w:style w:type="table" w:customStyle="1" w:styleId="TableGrid1">
    <w:name w:val="Table Grid1"/>
    <w:basedOn w:val="TableNormal"/>
    <w:next w:val="TableGrid"/>
    <w:uiPriority w:val="39"/>
    <w:rsid w:val="00D145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6F33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33A8"/>
    <w:rPr>
      <w:rFonts w:asciiTheme="majorBidi" w:hAnsiTheme="majorBidi" w:cs="B Nazanin"/>
      <w:sz w:val="20"/>
      <w:szCs w:val="20"/>
      <w:lang w:bidi="fa-IR"/>
    </w:rPr>
  </w:style>
  <w:style w:type="character" w:styleId="EndnoteReference">
    <w:name w:val="endnote reference"/>
    <w:basedOn w:val="DefaultParagraphFont"/>
    <w:uiPriority w:val="99"/>
    <w:semiHidden/>
    <w:unhideWhenUsed/>
    <w:rsid w:val="006F33A8"/>
    <w:rPr>
      <w:vertAlign w:val="superscript"/>
    </w:rPr>
  </w:style>
  <w:style w:type="character" w:customStyle="1" w:styleId="tr-align-text">
    <w:name w:val="tr-align-text"/>
    <w:basedOn w:val="DefaultParagraphFont"/>
    <w:rsid w:val="00BE6FC8"/>
  </w:style>
  <w:style w:type="character" w:customStyle="1" w:styleId="hwtze">
    <w:name w:val="hwtze"/>
    <w:basedOn w:val="DefaultParagraphFont"/>
    <w:rsid w:val="004A019B"/>
  </w:style>
  <w:style w:type="character" w:customStyle="1" w:styleId="rynqvb">
    <w:name w:val="rynqvb"/>
    <w:basedOn w:val="DefaultParagraphFont"/>
    <w:rsid w:val="004A019B"/>
  </w:style>
  <w:style w:type="character" w:styleId="CommentReference">
    <w:name w:val="annotation reference"/>
    <w:basedOn w:val="DefaultParagraphFont"/>
    <w:uiPriority w:val="99"/>
    <w:semiHidden/>
    <w:unhideWhenUsed/>
    <w:rsid w:val="000C290A"/>
    <w:rPr>
      <w:sz w:val="16"/>
      <w:szCs w:val="16"/>
    </w:rPr>
  </w:style>
  <w:style w:type="paragraph" w:styleId="CommentText">
    <w:name w:val="annotation text"/>
    <w:basedOn w:val="Normal"/>
    <w:link w:val="CommentTextChar"/>
    <w:uiPriority w:val="99"/>
    <w:semiHidden/>
    <w:unhideWhenUsed/>
    <w:rsid w:val="000C290A"/>
    <w:pPr>
      <w:spacing w:line="240" w:lineRule="auto"/>
    </w:pPr>
    <w:rPr>
      <w:sz w:val="20"/>
      <w:szCs w:val="20"/>
    </w:rPr>
  </w:style>
  <w:style w:type="character" w:customStyle="1" w:styleId="CommentTextChar">
    <w:name w:val="Comment Text Char"/>
    <w:basedOn w:val="DefaultParagraphFont"/>
    <w:link w:val="CommentText"/>
    <w:uiPriority w:val="99"/>
    <w:semiHidden/>
    <w:rsid w:val="000C290A"/>
    <w:rPr>
      <w:rFonts w:asciiTheme="majorBidi"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0C290A"/>
    <w:rPr>
      <w:b/>
      <w:bCs/>
    </w:rPr>
  </w:style>
  <w:style w:type="character" w:customStyle="1" w:styleId="CommentSubjectChar">
    <w:name w:val="Comment Subject Char"/>
    <w:basedOn w:val="CommentTextChar"/>
    <w:link w:val="CommentSubject"/>
    <w:uiPriority w:val="99"/>
    <w:semiHidden/>
    <w:rsid w:val="000C290A"/>
    <w:rPr>
      <w:rFonts w:asciiTheme="majorBidi" w:hAnsiTheme="majorBidi" w:cs="B Nazanin"/>
      <w:b/>
      <w:bCs/>
      <w:sz w:val="20"/>
      <w:szCs w:val="20"/>
      <w:lang w:bidi="fa-I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A96"/>
    <w:rPr>
      <w:rFonts w:asciiTheme="majorBidi" w:hAnsiTheme="majorBidi" w:cs="B Nazanin"/>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F4"/>
    <w:rPr>
      <w:lang w:bidi="fa-IR"/>
    </w:rPr>
  </w:style>
  <w:style w:type="paragraph" w:styleId="ListParagraph">
    <w:name w:val="List Paragraph"/>
    <w:basedOn w:val="Normal"/>
    <w:uiPriority w:val="34"/>
    <w:qFormat/>
    <w:rsid w:val="0080399D"/>
    <w:pPr>
      <w:ind w:left="720"/>
      <w:contextualSpacing/>
    </w:pPr>
  </w:style>
  <w:style w:type="paragraph" w:styleId="BalloonText">
    <w:name w:val="Balloon Text"/>
    <w:basedOn w:val="Normal"/>
    <w:link w:val="BalloonTextChar"/>
    <w:uiPriority w:val="99"/>
    <w:semiHidden/>
    <w:unhideWhenUsed/>
    <w:rsid w:val="003A5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663"/>
    <w:rPr>
      <w:rFonts w:ascii="Tahoma" w:hAnsi="Tahoma" w:cs="Tahoma"/>
      <w:sz w:val="16"/>
      <w:szCs w:val="16"/>
      <w:lang w:bidi="fa-IR"/>
    </w:rPr>
  </w:style>
  <w:style w:type="paragraph" w:styleId="NormalWeb">
    <w:name w:val="Normal (Web)"/>
    <w:basedOn w:val="Normal"/>
    <w:uiPriority w:val="99"/>
    <w:semiHidden/>
    <w:unhideWhenUsed/>
    <w:rsid w:val="001330C1"/>
    <w:pPr>
      <w:spacing w:before="100" w:beforeAutospacing="1" w:after="100" w:afterAutospacing="1" w:line="240" w:lineRule="auto"/>
    </w:pPr>
    <w:rPr>
      <w:rFonts w:ascii="Times New Roman" w:eastAsia="Times New Roman" w:hAnsi="Times New Roman" w:cs="Times New Roman"/>
      <w:sz w:val="24"/>
      <w:lang w:bidi="ar-SA"/>
    </w:rPr>
  </w:style>
  <w:style w:type="character" w:styleId="Hyperlink">
    <w:name w:val="Hyperlink"/>
    <w:basedOn w:val="DefaultParagraphFont"/>
    <w:uiPriority w:val="99"/>
    <w:semiHidden/>
    <w:unhideWhenUsed/>
    <w:rsid w:val="001330C1"/>
    <w:rPr>
      <w:color w:val="0000FF"/>
      <w:u w:val="single"/>
    </w:rPr>
  </w:style>
  <w:style w:type="paragraph" w:styleId="NoSpacing">
    <w:name w:val="No Spacing"/>
    <w:uiPriority w:val="1"/>
    <w:qFormat/>
    <w:rsid w:val="008C733C"/>
    <w:pPr>
      <w:spacing w:after="0" w:line="240" w:lineRule="auto"/>
    </w:pPr>
    <w:rPr>
      <w:lang w:bidi="fa-IR"/>
    </w:rPr>
  </w:style>
  <w:style w:type="paragraph" w:styleId="FootnoteText">
    <w:name w:val="footnote text"/>
    <w:basedOn w:val="Normal"/>
    <w:link w:val="FootnoteTextChar"/>
    <w:uiPriority w:val="99"/>
    <w:semiHidden/>
    <w:unhideWhenUsed/>
    <w:rsid w:val="008C733C"/>
    <w:pPr>
      <w:widowControl w:val="0"/>
      <w:bidi/>
      <w:spacing w:after="0" w:line="240" w:lineRule="auto"/>
      <w:ind w:firstLine="289"/>
      <w:jc w:val="lowKashida"/>
    </w:pPr>
    <w:rPr>
      <w:rFonts w:ascii="Times New Roman" w:hAnsi="Times New Roman"/>
      <w:sz w:val="20"/>
      <w:szCs w:val="20"/>
      <w:lang w:bidi="ar-SA"/>
    </w:rPr>
  </w:style>
  <w:style w:type="character" w:customStyle="1" w:styleId="FootnoteTextChar">
    <w:name w:val="Footnote Text Char"/>
    <w:basedOn w:val="DefaultParagraphFont"/>
    <w:link w:val="FootnoteText"/>
    <w:uiPriority w:val="99"/>
    <w:semiHidden/>
    <w:rsid w:val="008C733C"/>
    <w:rPr>
      <w:rFonts w:ascii="Times New Roman" w:hAnsi="Times New Roman" w:cs="B Nazanin"/>
      <w:sz w:val="20"/>
      <w:szCs w:val="20"/>
    </w:rPr>
  </w:style>
  <w:style w:type="character" w:styleId="FootnoteReference">
    <w:name w:val="footnote reference"/>
    <w:basedOn w:val="DefaultParagraphFont"/>
    <w:uiPriority w:val="99"/>
    <w:semiHidden/>
    <w:unhideWhenUsed/>
    <w:rsid w:val="008C733C"/>
    <w:rPr>
      <w:vertAlign w:val="superscript"/>
    </w:rPr>
  </w:style>
  <w:style w:type="paragraph" w:styleId="Title">
    <w:name w:val="Title"/>
    <w:basedOn w:val="Normal"/>
    <w:link w:val="TitleChar"/>
    <w:qFormat/>
    <w:rsid w:val="00B176DC"/>
    <w:pPr>
      <w:bidi/>
      <w:spacing w:after="0" w:line="240" w:lineRule="auto"/>
      <w:jc w:val="center"/>
    </w:pPr>
    <w:rPr>
      <w:rFonts w:ascii="Times New Roman" w:eastAsia="Times New Roman" w:hAnsi="Times New Roman" w:cs="B Zar"/>
      <w:b/>
      <w:bCs/>
      <w:sz w:val="36"/>
      <w:szCs w:val="36"/>
      <w:lang w:bidi="ar-SA"/>
    </w:rPr>
  </w:style>
  <w:style w:type="character" w:customStyle="1" w:styleId="TitleChar">
    <w:name w:val="Title Char"/>
    <w:basedOn w:val="DefaultParagraphFont"/>
    <w:link w:val="Title"/>
    <w:rsid w:val="00B176DC"/>
    <w:rPr>
      <w:rFonts w:ascii="Times New Roman" w:eastAsia="Times New Roman" w:hAnsi="Times New Roman" w:cs="B Zar"/>
      <w:b/>
      <w:bCs/>
      <w:sz w:val="36"/>
      <w:szCs w:val="36"/>
    </w:rPr>
  </w:style>
  <w:style w:type="table" w:styleId="TableGrid">
    <w:name w:val="Table Grid"/>
    <w:basedOn w:val="TableNormal"/>
    <w:uiPriority w:val="39"/>
    <w:rsid w:val="00865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03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A9A"/>
    <w:rPr>
      <w:lang w:bidi="fa-IR"/>
    </w:rPr>
  </w:style>
  <w:style w:type="table" w:customStyle="1" w:styleId="TableGrid1">
    <w:name w:val="Table Grid1"/>
    <w:basedOn w:val="TableNormal"/>
    <w:next w:val="TableGrid"/>
    <w:uiPriority w:val="39"/>
    <w:rsid w:val="00D145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6F33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33A8"/>
    <w:rPr>
      <w:rFonts w:asciiTheme="majorBidi" w:hAnsiTheme="majorBidi" w:cs="B Nazanin"/>
      <w:sz w:val="20"/>
      <w:szCs w:val="20"/>
      <w:lang w:bidi="fa-IR"/>
    </w:rPr>
  </w:style>
  <w:style w:type="character" w:styleId="EndnoteReference">
    <w:name w:val="endnote reference"/>
    <w:basedOn w:val="DefaultParagraphFont"/>
    <w:uiPriority w:val="99"/>
    <w:semiHidden/>
    <w:unhideWhenUsed/>
    <w:rsid w:val="006F33A8"/>
    <w:rPr>
      <w:vertAlign w:val="superscript"/>
    </w:rPr>
  </w:style>
  <w:style w:type="character" w:customStyle="1" w:styleId="tr-align-text">
    <w:name w:val="tr-align-text"/>
    <w:basedOn w:val="DefaultParagraphFont"/>
    <w:rsid w:val="00BE6FC8"/>
  </w:style>
  <w:style w:type="character" w:customStyle="1" w:styleId="hwtze">
    <w:name w:val="hwtze"/>
    <w:basedOn w:val="DefaultParagraphFont"/>
    <w:rsid w:val="004A019B"/>
  </w:style>
  <w:style w:type="character" w:customStyle="1" w:styleId="rynqvb">
    <w:name w:val="rynqvb"/>
    <w:basedOn w:val="DefaultParagraphFont"/>
    <w:rsid w:val="004A019B"/>
  </w:style>
  <w:style w:type="character" w:styleId="CommentReference">
    <w:name w:val="annotation reference"/>
    <w:basedOn w:val="DefaultParagraphFont"/>
    <w:uiPriority w:val="99"/>
    <w:semiHidden/>
    <w:unhideWhenUsed/>
    <w:rsid w:val="000C290A"/>
    <w:rPr>
      <w:sz w:val="16"/>
      <w:szCs w:val="16"/>
    </w:rPr>
  </w:style>
  <w:style w:type="paragraph" w:styleId="CommentText">
    <w:name w:val="annotation text"/>
    <w:basedOn w:val="Normal"/>
    <w:link w:val="CommentTextChar"/>
    <w:uiPriority w:val="99"/>
    <w:semiHidden/>
    <w:unhideWhenUsed/>
    <w:rsid w:val="000C290A"/>
    <w:pPr>
      <w:spacing w:line="240" w:lineRule="auto"/>
    </w:pPr>
    <w:rPr>
      <w:sz w:val="20"/>
      <w:szCs w:val="20"/>
    </w:rPr>
  </w:style>
  <w:style w:type="character" w:customStyle="1" w:styleId="CommentTextChar">
    <w:name w:val="Comment Text Char"/>
    <w:basedOn w:val="DefaultParagraphFont"/>
    <w:link w:val="CommentText"/>
    <w:uiPriority w:val="99"/>
    <w:semiHidden/>
    <w:rsid w:val="000C290A"/>
    <w:rPr>
      <w:rFonts w:asciiTheme="majorBidi"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0C290A"/>
    <w:rPr>
      <w:b/>
      <w:bCs/>
    </w:rPr>
  </w:style>
  <w:style w:type="character" w:customStyle="1" w:styleId="CommentSubjectChar">
    <w:name w:val="Comment Subject Char"/>
    <w:basedOn w:val="CommentTextChar"/>
    <w:link w:val="CommentSubject"/>
    <w:uiPriority w:val="99"/>
    <w:semiHidden/>
    <w:rsid w:val="000C290A"/>
    <w:rPr>
      <w:rFonts w:asciiTheme="majorBidi" w:hAnsiTheme="majorBidi" w:cs="B Nazanin"/>
      <w:b/>
      <w:bCs/>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4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0"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B6ECE-ADA0-4FAC-9715-CA3D17EC6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8</Pages>
  <Words>1969</Words>
  <Characters>11228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ParsFarhang - mo.re.za</Company>
  <LinksUpToDate>false</LinksUpToDate>
  <CharactersWithSpaces>13171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MRT Pack 20 DVDs</cp:lastModifiedBy>
  <cp:revision>55</cp:revision>
  <cp:lastPrinted>2020-01-13T14:33:00Z</cp:lastPrinted>
  <dcterms:created xsi:type="dcterms:W3CDTF">2024-05-17T11:35:00Z</dcterms:created>
  <dcterms:modified xsi:type="dcterms:W3CDTF">2024-09-23T16:15:00Z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http://www.zotero.org/styles/chicago-fullnote-bibliography</vt:lpwstr>
  </property>
  <property fmtid="{D5CDD505-2E9C-101B-9397-08002B2CF9AE}" pid="5" name="Mendeley Recent Style Name 1_1">
    <vt:lpwstr>Chicago Manual of Style 16th edition (full note)</vt:lpwstr>
  </property>
  <property fmtid="{D5CDD505-2E9C-101B-9397-08002B2CF9AE}" pid="6" name="Mendeley Recent Style Id 2_1">
    <vt:lpwstr>http://www.zotero.org/styles/engineering-failure-analysis</vt:lpwstr>
  </property>
  <property fmtid="{D5CDD505-2E9C-101B-9397-08002B2CF9AE}" pid="7" name="Mendeley Recent Style Name 2_1">
    <vt:lpwstr>Engineering Failure Analysis</vt:lpwstr>
  </property>
  <property fmtid="{D5CDD505-2E9C-101B-9397-08002B2CF9AE}" pid="8" name="Mendeley Recent Style Id 3_1">
    <vt:lpwstr>http://www.zotero.org/styles/harvard-cite-them-right</vt:lpwstr>
  </property>
  <property fmtid="{D5CDD505-2E9C-101B-9397-08002B2CF9AE}" pid="9" name="Mendeley Recent Style Name 3_1">
    <vt:lpwstr>Harvard - Cite Them Right 9th edition</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http://www.zotero.org/styles/international-journal-of-rock-mechanics-and-mining-sciences</vt:lpwstr>
  </property>
  <property fmtid="{D5CDD505-2E9C-101B-9397-08002B2CF9AE}" pid="13" name="Mendeley Recent Style Name 5_1">
    <vt:lpwstr>International Journal of Rock Mechanics and Mining Sciences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ce568a9d-d1d8-37f2-be1e-71559ba16c33</vt:lpwstr>
  </property>
</Properties>
</file>